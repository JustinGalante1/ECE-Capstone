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BCD46" w14:textId="32DFE520" w:rsidR="00294D87" w:rsidRPr="00E17A95" w:rsidRDefault="00E3042A" w:rsidP="00D951FF">
      <w:pPr>
        <w:pStyle w:val="Title"/>
        <w:jc w:val="center"/>
      </w:pPr>
      <w:r w:rsidRPr="00E17A95">
        <w:t>softwareEngineers — Socially Distanced Dispenser</w:t>
      </w:r>
    </w:p>
    <w:p w14:paraId="502ED776" w14:textId="77777777" w:rsidR="00294D87" w:rsidRPr="00E17A95" w:rsidRDefault="00EF02DB">
      <w:pPr>
        <w:pStyle w:val="Subtitle"/>
        <w:jc w:val="center"/>
        <w:rPr>
          <w:rFonts w:ascii="Times New Roman" w:hAnsi="Times New Roman" w:cs="Times New Roman"/>
          <w:color w:val="000000"/>
          <w:rPrChange w:id="0" w:author="jake moses" w:date="2020-12-08T16:38:00Z">
            <w:rPr>
              <w:color w:val="000000"/>
            </w:rPr>
          </w:rPrChange>
        </w:rPr>
      </w:pPr>
      <w:r w:rsidRPr="00E17A95">
        <w:rPr>
          <w:rFonts w:ascii="Times New Roman" w:hAnsi="Times New Roman" w:cs="Times New Roman"/>
          <w:color w:val="000000"/>
          <w:rPrChange w:id="1" w:author="jake moses" w:date="2020-12-08T16:38:00Z">
            <w:rPr>
              <w:color w:val="000000"/>
            </w:rPr>
          </w:rPrChange>
        </w:rPr>
        <w:t>Jake Moses, Quincy Mendelson, Jon Burkher, Justin Galante</w:t>
      </w:r>
    </w:p>
    <w:p w14:paraId="300CAC66" w14:textId="77777777" w:rsidR="00294D87" w:rsidRPr="00E17A95" w:rsidRDefault="00294D87">
      <w:pPr>
        <w:pStyle w:val="Subtitle"/>
        <w:rPr>
          <w:rFonts w:ascii="Times New Roman" w:hAnsi="Times New Roman" w:cs="Times New Roman"/>
          <w:color w:val="000000"/>
          <w:rPrChange w:id="2" w:author="jake moses" w:date="2020-12-08T16:38:00Z">
            <w:rPr>
              <w:color w:val="000000"/>
            </w:rPr>
          </w:rPrChange>
        </w:rPr>
      </w:pPr>
    </w:p>
    <w:p w14:paraId="713E996C" w14:textId="77777777" w:rsidR="00294D87" w:rsidRPr="00E17A95" w:rsidRDefault="00EF02DB">
      <w:pPr>
        <w:jc w:val="center"/>
      </w:pPr>
      <w:r w:rsidRPr="00E17A95">
        <w:t>Date of Submission</w:t>
      </w:r>
    </w:p>
    <w:p w14:paraId="0990B24F" w14:textId="77777777" w:rsidR="00294D87" w:rsidRPr="00E17A95" w:rsidRDefault="00EF02DB">
      <w:pPr>
        <w:pStyle w:val="Heading2"/>
        <w:jc w:val="center"/>
      </w:pPr>
      <w:bookmarkStart w:id="3" w:name="_Toc58337922"/>
      <w:r w:rsidRPr="00E17A95">
        <w:t>Capstone Design ECE 4440 / ECE4991</w:t>
      </w:r>
      <w:bookmarkEnd w:id="3"/>
    </w:p>
    <w:p w14:paraId="0F152DBC" w14:textId="77777777" w:rsidR="00294D87" w:rsidRPr="00E17A95" w:rsidRDefault="00294D87">
      <w:pPr>
        <w:pStyle w:val="Heading2"/>
        <w:rPr>
          <w:rPrChange w:id="4" w:author="jake moses" w:date="2020-12-08T16:38:00Z">
            <w:rPr/>
          </w:rPrChange>
        </w:rPr>
      </w:pPr>
    </w:p>
    <w:p w14:paraId="3A883F24" w14:textId="77777777" w:rsidR="00294D87" w:rsidRPr="00E17A95" w:rsidRDefault="00294D87">
      <w:pPr>
        <w:pStyle w:val="Heading2"/>
        <w:rPr>
          <w:rPrChange w:id="5" w:author="jake moses" w:date="2020-12-08T16:38:00Z">
            <w:rPr/>
          </w:rPrChange>
        </w:rPr>
      </w:pPr>
    </w:p>
    <w:p w14:paraId="17EB2A9D" w14:textId="77777777" w:rsidR="00294D87" w:rsidRPr="00E17A95" w:rsidRDefault="00294D87">
      <w:pPr>
        <w:pStyle w:val="Heading2"/>
        <w:rPr>
          <w:rPrChange w:id="6" w:author="jake moses" w:date="2020-12-08T16:38:00Z">
            <w:rPr/>
          </w:rPrChange>
        </w:rPr>
      </w:pPr>
    </w:p>
    <w:p w14:paraId="33CE770B" w14:textId="77777777" w:rsidR="00294D87" w:rsidRPr="00E17A95" w:rsidRDefault="00EF02DB">
      <w:pPr>
        <w:pStyle w:val="Heading2"/>
        <w:rPr>
          <w:rPrChange w:id="7" w:author="jake moses" w:date="2020-12-08T16:38:00Z">
            <w:rPr/>
          </w:rPrChange>
        </w:rPr>
      </w:pPr>
      <w:bookmarkStart w:id="8" w:name="_Toc58337923"/>
      <w:r w:rsidRPr="00E17A95">
        <w:rPr>
          <w:rPrChange w:id="9" w:author="jake moses" w:date="2020-12-08T16:38:00Z">
            <w:rPr/>
          </w:rPrChange>
        </w:rPr>
        <w:t>Signatures</w:t>
      </w:r>
      <w:bookmarkEnd w:id="8"/>
      <w:r w:rsidRPr="00E17A95">
        <w:rPr>
          <w:rPrChange w:id="10" w:author="jake moses" w:date="2020-12-08T16:38:00Z">
            <w:rPr/>
          </w:rPrChange>
        </w:rPr>
        <w:t xml:space="preserve"> </w:t>
      </w:r>
    </w:p>
    <w:p w14:paraId="12B9A8B5" w14:textId="77777777" w:rsidR="00294D87" w:rsidRPr="00E17A95" w:rsidRDefault="00294D87">
      <w:pPr>
        <w:pBdr>
          <w:bottom w:val="single" w:sz="6" w:space="1" w:color="000000"/>
        </w:pBdr>
        <w:rPr>
          <w:rPrChange w:id="11" w:author="jake moses" w:date="2020-12-08T16:38:00Z">
            <w:rPr/>
          </w:rPrChange>
        </w:rPr>
      </w:pPr>
    </w:p>
    <w:p w14:paraId="7789D4B5" w14:textId="77777777" w:rsidR="00294D87" w:rsidRPr="00E17A95" w:rsidRDefault="00294D87">
      <w:pPr>
        <w:pBdr>
          <w:bottom w:val="single" w:sz="6" w:space="1" w:color="000000"/>
        </w:pBdr>
        <w:rPr>
          <w:rPrChange w:id="12" w:author="jake moses" w:date="2020-12-08T16:38:00Z">
            <w:rPr/>
          </w:rPrChange>
        </w:rPr>
      </w:pPr>
    </w:p>
    <w:p w14:paraId="7DB2235A" w14:textId="77777777" w:rsidR="00294D87" w:rsidRPr="00E17A95" w:rsidRDefault="00294D87">
      <w:pPr>
        <w:rPr>
          <w:rPrChange w:id="13" w:author="jake moses" w:date="2020-12-08T16:38:00Z">
            <w:rPr/>
          </w:rPrChange>
        </w:rPr>
      </w:pPr>
    </w:p>
    <w:p w14:paraId="360340C9" w14:textId="77777777" w:rsidR="00294D87" w:rsidRPr="00E17A95" w:rsidRDefault="00294D87">
      <w:pPr>
        <w:pBdr>
          <w:bottom w:val="single" w:sz="6" w:space="1" w:color="000000"/>
        </w:pBdr>
        <w:rPr>
          <w:rPrChange w:id="14" w:author="jake moses" w:date="2020-12-08T16:38:00Z">
            <w:rPr/>
          </w:rPrChange>
        </w:rPr>
      </w:pPr>
    </w:p>
    <w:p w14:paraId="35D93A0F" w14:textId="77777777" w:rsidR="00294D87" w:rsidRPr="00E17A95" w:rsidRDefault="00294D87">
      <w:pPr>
        <w:rPr>
          <w:rPrChange w:id="15" w:author="jake moses" w:date="2020-12-08T16:38:00Z">
            <w:rPr/>
          </w:rPrChange>
        </w:rPr>
      </w:pPr>
    </w:p>
    <w:p w14:paraId="69951F86" w14:textId="77777777" w:rsidR="00294D87" w:rsidRPr="00E17A95" w:rsidRDefault="00294D87">
      <w:pPr>
        <w:pBdr>
          <w:bottom w:val="single" w:sz="6" w:space="1" w:color="000000"/>
        </w:pBdr>
        <w:rPr>
          <w:rPrChange w:id="16" w:author="jake moses" w:date="2020-12-08T16:38:00Z">
            <w:rPr/>
          </w:rPrChange>
        </w:rPr>
      </w:pPr>
    </w:p>
    <w:p w14:paraId="18E73BDD" w14:textId="77777777" w:rsidR="00294D87" w:rsidRPr="00E17A95" w:rsidRDefault="00294D87">
      <w:pPr>
        <w:rPr>
          <w:rPrChange w:id="17" w:author="jake moses" w:date="2020-12-08T16:38:00Z">
            <w:rPr/>
          </w:rPrChange>
        </w:rPr>
      </w:pPr>
    </w:p>
    <w:p w14:paraId="79F03B23" w14:textId="77777777" w:rsidR="00294D87" w:rsidRPr="00E17A95" w:rsidRDefault="00294D87">
      <w:pPr>
        <w:pBdr>
          <w:bottom w:val="single" w:sz="6" w:space="1" w:color="000000"/>
        </w:pBdr>
        <w:rPr>
          <w:rPrChange w:id="18" w:author="jake moses" w:date="2020-12-08T16:38:00Z">
            <w:rPr/>
          </w:rPrChange>
        </w:rPr>
      </w:pPr>
    </w:p>
    <w:p w14:paraId="1019B437" w14:textId="77777777" w:rsidR="00294D87" w:rsidRPr="00E17A95" w:rsidRDefault="00294D87">
      <w:pPr>
        <w:rPr>
          <w:rPrChange w:id="19" w:author="jake moses" w:date="2020-12-08T16:38:00Z">
            <w:rPr/>
          </w:rPrChange>
        </w:rPr>
      </w:pPr>
    </w:p>
    <w:p w14:paraId="45235741" w14:textId="77777777" w:rsidR="00294D87" w:rsidRPr="00E17A95" w:rsidRDefault="00294D87">
      <w:pPr>
        <w:pBdr>
          <w:bottom w:val="single" w:sz="6" w:space="1" w:color="000000"/>
        </w:pBdr>
        <w:rPr>
          <w:rPrChange w:id="20" w:author="jake moses" w:date="2020-12-08T16:38:00Z">
            <w:rPr/>
          </w:rPrChange>
        </w:rPr>
      </w:pPr>
    </w:p>
    <w:p w14:paraId="77D73812" w14:textId="77777777" w:rsidR="00294D87" w:rsidRPr="00E17A95" w:rsidRDefault="00294D87">
      <w:pPr>
        <w:rPr>
          <w:rPrChange w:id="21" w:author="jake moses" w:date="2020-12-08T16:38:00Z">
            <w:rPr/>
          </w:rPrChange>
        </w:rPr>
      </w:pPr>
    </w:p>
    <w:p w14:paraId="168EF41E" w14:textId="77777777" w:rsidR="00294D87" w:rsidRPr="00E17A95" w:rsidRDefault="00294D87">
      <w:pPr>
        <w:rPr>
          <w:rPrChange w:id="22" w:author="jake moses" w:date="2020-12-08T16:38:00Z">
            <w:rPr/>
          </w:rPrChange>
        </w:rPr>
      </w:pPr>
    </w:p>
    <w:p w14:paraId="0537D3D5" w14:textId="77777777" w:rsidR="00294D87" w:rsidRPr="00E17A95" w:rsidRDefault="00294D87">
      <w:pPr>
        <w:rPr>
          <w:rPrChange w:id="23" w:author="jake moses" w:date="2020-12-08T16:38:00Z">
            <w:rPr/>
          </w:rPrChange>
        </w:rPr>
      </w:pPr>
    </w:p>
    <w:p w14:paraId="49C636F2" w14:textId="77777777" w:rsidR="00294D87" w:rsidRPr="00E17A95" w:rsidRDefault="00294D87">
      <w:pPr>
        <w:rPr>
          <w:rPrChange w:id="24" w:author="jake moses" w:date="2020-12-08T16:38:00Z">
            <w:rPr/>
          </w:rPrChange>
        </w:rPr>
      </w:pPr>
    </w:p>
    <w:p w14:paraId="5436ADF7" w14:textId="77777777" w:rsidR="00294D87" w:rsidRPr="00E17A95" w:rsidRDefault="00294D87">
      <w:pPr>
        <w:rPr>
          <w:rPrChange w:id="25" w:author="jake moses" w:date="2020-12-08T16:38:00Z">
            <w:rPr/>
          </w:rPrChange>
        </w:rPr>
      </w:pPr>
    </w:p>
    <w:p w14:paraId="50BCC495" w14:textId="77777777" w:rsidR="00294D87" w:rsidRPr="00E17A95" w:rsidRDefault="00EF02DB">
      <w:pPr>
        <w:rPr>
          <w:rPrChange w:id="26" w:author="jake moses" w:date="2020-12-08T16:38:00Z">
            <w:rPr/>
          </w:rPrChange>
        </w:rPr>
      </w:pPr>
      <w:r w:rsidRPr="00E17A95">
        <w:rPr>
          <w:rPrChange w:id="27" w:author="jake moses" w:date="2020-12-08T16:38:00Z">
            <w:rPr/>
          </w:rPrChange>
        </w:rPr>
        <w:br w:type="page"/>
      </w:r>
    </w:p>
    <w:p w14:paraId="74CE5886" w14:textId="77777777" w:rsidR="00294D87" w:rsidRPr="00E17A95" w:rsidRDefault="00EF02DB">
      <w:pPr>
        <w:pStyle w:val="Heading2"/>
        <w:rPr>
          <w:rPrChange w:id="28" w:author="jake moses" w:date="2020-12-08T16:38:00Z">
            <w:rPr/>
          </w:rPrChange>
        </w:rPr>
      </w:pPr>
      <w:bookmarkStart w:id="29" w:name="_Toc58337924"/>
      <w:r w:rsidRPr="00E17A95">
        <w:rPr>
          <w:rPrChange w:id="30" w:author="jake moses" w:date="2020-12-08T16:38:00Z">
            <w:rPr/>
          </w:rPrChange>
        </w:rPr>
        <w:lastRenderedPageBreak/>
        <w:t>Statement of work:</w:t>
      </w:r>
      <w:bookmarkEnd w:id="29"/>
    </w:p>
    <w:p w14:paraId="2B270910" w14:textId="77777777" w:rsidR="00294D87" w:rsidRPr="00E17A95" w:rsidRDefault="00294D87">
      <w:pPr>
        <w:rPr>
          <w:rPrChange w:id="31" w:author="jake moses" w:date="2020-12-08T16:38:00Z">
            <w:rPr/>
          </w:rPrChange>
        </w:rPr>
      </w:pPr>
    </w:p>
    <w:p w14:paraId="1393725F" w14:textId="77777777" w:rsidR="00294D87" w:rsidRPr="00E17A95" w:rsidRDefault="00EF02DB">
      <w:pPr>
        <w:rPr>
          <w:rPrChange w:id="32" w:author="jake moses" w:date="2020-12-08T16:38:00Z">
            <w:rPr/>
          </w:rPrChange>
        </w:rPr>
      </w:pPr>
      <w:r w:rsidRPr="00E17A95">
        <w:rPr>
          <w:rPrChange w:id="33" w:author="jake moses" w:date="2020-12-08T16:38:00Z">
            <w:rPr/>
          </w:rPrChange>
        </w:rPr>
        <w:t>In this section, each team member should provide 1 or 2 paragraphs describing their individual contributions to the project. This needs to be detailed and list several specific examples of work performed and how it fit within the context of the whole project.</w:t>
      </w:r>
    </w:p>
    <w:p w14:paraId="1A976BE6" w14:textId="77777777" w:rsidR="00294D87" w:rsidRPr="00E17A95" w:rsidRDefault="00294D87">
      <w:pPr>
        <w:rPr>
          <w:rPrChange w:id="34" w:author="jake moses" w:date="2020-12-08T16:38:00Z">
            <w:rPr/>
          </w:rPrChange>
        </w:rPr>
      </w:pPr>
    </w:p>
    <w:p w14:paraId="3E1311AC" w14:textId="77777777" w:rsidR="00294D87" w:rsidRPr="00E17A95" w:rsidRDefault="00294D87">
      <w:pPr>
        <w:rPr>
          <w:rPrChange w:id="35" w:author="jake moses" w:date="2020-12-08T16:38:00Z">
            <w:rPr/>
          </w:rPrChange>
        </w:rPr>
      </w:pPr>
    </w:p>
    <w:p w14:paraId="7C99D962" w14:textId="77777777" w:rsidR="00294D87" w:rsidRPr="00E17A95" w:rsidRDefault="00294D87">
      <w:pPr>
        <w:rPr>
          <w:rPrChange w:id="36" w:author="jake moses" w:date="2020-12-08T16:38:00Z">
            <w:rPr/>
          </w:rPrChange>
        </w:rPr>
      </w:pPr>
    </w:p>
    <w:p w14:paraId="35358601" w14:textId="77777777" w:rsidR="00294D87" w:rsidRPr="00E17A95" w:rsidRDefault="00294D87">
      <w:pPr>
        <w:rPr>
          <w:rPrChange w:id="37" w:author="jake moses" w:date="2020-12-08T16:38:00Z">
            <w:rPr/>
          </w:rPrChange>
        </w:rPr>
      </w:pPr>
    </w:p>
    <w:p w14:paraId="6162A283" w14:textId="77777777" w:rsidR="00294D87" w:rsidRPr="00E17A95" w:rsidRDefault="00294D87">
      <w:pPr>
        <w:rPr>
          <w:rPrChange w:id="38" w:author="jake moses" w:date="2020-12-08T16:38:00Z">
            <w:rPr/>
          </w:rPrChange>
        </w:rPr>
      </w:pPr>
    </w:p>
    <w:p w14:paraId="200166BD" w14:textId="77777777" w:rsidR="00294D87" w:rsidRPr="00E17A95" w:rsidRDefault="00294D87">
      <w:pPr>
        <w:rPr>
          <w:rPrChange w:id="39" w:author="jake moses" w:date="2020-12-08T16:38:00Z">
            <w:rPr/>
          </w:rPrChange>
        </w:rPr>
      </w:pPr>
    </w:p>
    <w:p w14:paraId="70CF30C1" w14:textId="77777777" w:rsidR="00294D87" w:rsidRPr="00E17A95" w:rsidRDefault="00294D87">
      <w:pPr>
        <w:rPr>
          <w:rPrChange w:id="40" w:author="jake moses" w:date="2020-12-08T16:38:00Z">
            <w:rPr/>
          </w:rPrChange>
        </w:rPr>
      </w:pPr>
    </w:p>
    <w:p w14:paraId="578E62FC" w14:textId="77777777" w:rsidR="00294D87" w:rsidRPr="00E17A95" w:rsidRDefault="00294D87">
      <w:pPr>
        <w:rPr>
          <w:rPrChange w:id="41" w:author="jake moses" w:date="2020-12-08T16:38:00Z">
            <w:rPr/>
          </w:rPrChange>
        </w:rPr>
      </w:pPr>
    </w:p>
    <w:p w14:paraId="0C783597" w14:textId="77777777" w:rsidR="00294D87" w:rsidRPr="00E17A95" w:rsidRDefault="00294D87">
      <w:pPr>
        <w:rPr>
          <w:rPrChange w:id="42" w:author="jake moses" w:date="2020-12-08T16:38:00Z">
            <w:rPr/>
          </w:rPrChange>
        </w:rPr>
      </w:pPr>
    </w:p>
    <w:p w14:paraId="7AACA5BD" w14:textId="77777777" w:rsidR="00294D87" w:rsidRPr="00E17A95" w:rsidRDefault="00294D87">
      <w:pPr>
        <w:rPr>
          <w:rPrChange w:id="43" w:author="jake moses" w:date="2020-12-08T16:38:00Z">
            <w:rPr/>
          </w:rPrChange>
        </w:rPr>
      </w:pPr>
    </w:p>
    <w:p w14:paraId="4C5F333A" w14:textId="77777777" w:rsidR="00294D87" w:rsidRPr="00E17A95" w:rsidRDefault="00294D87">
      <w:pPr>
        <w:rPr>
          <w:rPrChange w:id="44" w:author="jake moses" w:date="2020-12-08T16:38:00Z">
            <w:rPr/>
          </w:rPrChange>
        </w:rPr>
      </w:pPr>
    </w:p>
    <w:p w14:paraId="7B3D23BD" w14:textId="77777777" w:rsidR="00294D87" w:rsidRPr="00E17A95" w:rsidRDefault="00294D87">
      <w:pPr>
        <w:rPr>
          <w:rPrChange w:id="45" w:author="jake moses" w:date="2020-12-08T16:38:00Z">
            <w:rPr/>
          </w:rPrChange>
        </w:rPr>
      </w:pPr>
    </w:p>
    <w:p w14:paraId="73910A89" w14:textId="77777777" w:rsidR="00294D87" w:rsidRPr="00E17A95" w:rsidRDefault="00294D87">
      <w:pPr>
        <w:rPr>
          <w:rPrChange w:id="46" w:author="jake moses" w:date="2020-12-08T16:38:00Z">
            <w:rPr/>
          </w:rPrChange>
        </w:rPr>
      </w:pPr>
    </w:p>
    <w:p w14:paraId="1E4E13CC" w14:textId="77777777" w:rsidR="00294D87" w:rsidRPr="00E17A95" w:rsidRDefault="00294D87">
      <w:pPr>
        <w:rPr>
          <w:rPrChange w:id="47" w:author="jake moses" w:date="2020-12-08T16:38:00Z">
            <w:rPr/>
          </w:rPrChange>
        </w:rPr>
      </w:pPr>
    </w:p>
    <w:p w14:paraId="345A2D7C" w14:textId="77777777" w:rsidR="00294D87" w:rsidRPr="00E17A95" w:rsidRDefault="00294D87">
      <w:pPr>
        <w:rPr>
          <w:rPrChange w:id="48" w:author="jake moses" w:date="2020-12-08T16:38:00Z">
            <w:rPr/>
          </w:rPrChange>
        </w:rPr>
      </w:pPr>
    </w:p>
    <w:p w14:paraId="028FC69E" w14:textId="77777777" w:rsidR="00294D87" w:rsidRPr="00E17A95" w:rsidRDefault="00294D87">
      <w:pPr>
        <w:rPr>
          <w:rPrChange w:id="49" w:author="jake moses" w:date="2020-12-08T16:38:00Z">
            <w:rPr/>
          </w:rPrChange>
        </w:rPr>
      </w:pPr>
    </w:p>
    <w:p w14:paraId="60C34355" w14:textId="77777777" w:rsidR="00294D87" w:rsidRPr="00E17A95" w:rsidRDefault="00294D87">
      <w:pPr>
        <w:rPr>
          <w:rPrChange w:id="50" w:author="jake moses" w:date="2020-12-08T16:38:00Z">
            <w:rPr/>
          </w:rPrChange>
        </w:rPr>
      </w:pPr>
    </w:p>
    <w:p w14:paraId="3DFB0CF7" w14:textId="77777777" w:rsidR="00294D87" w:rsidRPr="00E17A95" w:rsidRDefault="00294D87">
      <w:pPr>
        <w:rPr>
          <w:rPrChange w:id="51" w:author="jake moses" w:date="2020-12-08T16:38:00Z">
            <w:rPr/>
          </w:rPrChange>
        </w:rPr>
      </w:pPr>
    </w:p>
    <w:p w14:paraId="632D3E96" w14:textId="77777777" w:rsidR="00294D87" w:rsidRPr="00E17A95" w:rsidRDefault="00294D87">
      <w:pPr>
        <w:rPr>
          <w:rPrChange w:id="52" w:author="jake moses" w:date="2020-12-08T16:38:00Z">
            <w:rPr/>
          </w:rPrChange>
        </w:rPr>
      </w:pPr>
    </w:p>
    <w:p w14:paraId="59C6FF0B" w14:textId="77777777" w:rsidR="00294D87" w:rsidRPr="00E17A95" w:rsidRDefault="00294D87">
      <w:pPr>
        <w:rPr>
          <w:rPrChange w:id="53" w:author="jake moses" w:date="2020-12-08T16:38:00Z">
            <w:rPr/>
          </w:rPrChange>
        </w:rPr>
      </w:pPr>
    </w:p>
    <w:p w14:paraId="4233412E" w14:textId="77777777" w:rsidR="00294D87" w:rsidRPr="00E17A95" w:rsidRDefault="00294D87">
      <w:pPr>
        <w:rPr>
          <w:rPrChange w:id="54" w:author="jake moses" w:date="2020-12-08T16:38:00Z">
            <w:rPr/>
          </w:rPrChange>
        </w:rPr>
      </w:pPr>
    </w:p>
    <w:p w14:paraId="4358690A" w14:textId="77777777" w:rsidR="00294D87" w:rsidRPr="00E17A95" w:rsidRDefault="00EF02DB">
      <w:pPr>
        <w:rPr>
          <w:rPrChange w:id="55" w:author="jake moses" w:date="2020-12-08T16:38:00Z">
            <w:rPr/>
          </w:rPrChange>
        </w:rPr>
      </w:pPr>
      <w:r w:rsidRPr="00E17A95">
        <w:rPr>
          <w:rPrChange w:id="56" w:author="jake moses" w:date="2020-12-08T16:38:00Z">
            <w:rPr/>
          </w:rPrChange>
        </w:rPr>
        <w:br w:type="page"/>
      </w:r>
    </w:p>
    <w:p w14:paraId="31C26A9E" w14:textId="3A87DFF9" w:rsidR="00294D87" w:rsidRPr="00E17A95" w:rsidDel="00E17A95" w:rsidRDefault="00EF02DB">
      <w:pPr>
        <w:pStyle w:val="Heading2"/>
        <w:rPr>
          <w:del w:id="57" w:author="jake moses" w:date="2020-12-08T16:36:00Z"/>
          <w:rPrChange w:id="58" w:author="jake moses" w:date="2020-12-08T16:38:00Z">
            <w:rPr>
              <w:del w:id="59" w:author="jake moses" w:date="2020-12-08T16:36:00Z"/>
            </w:rPr>
          </w:rPrChange>
        </w:rPr>
      </w:pPr>
      <w:del w:id="60" w:author="jake moses" w:date="2020-12-08T16:36:00Z">
        <w:r w:rsidRPr="00E17A95" w:rsidDel="00E17A95">
          <w:rPr>
            <w:rPrChange w:id="61" w:author="jake moses" w:date="2020-12-08T16:38:00Z">
              <w:rPr/>
            </w:rPrChange>
          </w:rPr>
          <w:lastRenderedPageBreak/>
          <w:delText>Table of Contents</w:delText>
        </w:r>
      </w:del>
    </w:p>
    <w:p w14:paraId="0A80FBE7" w14:textId="14ECC221" w:rsidR="00294D87" w:rsidRPr="00E17A95" w:rsidDel="00E17A95" w:rsidRDefault="00EF02DB">
      <w:pPr>
        <w:rPr>
          <w:del w:id="62" w:author="jake moses" w:date="2020-12-08T16:36:00Z"/>
          <w:rPrChange w:id="63" w:author="jake moses" w:date="2020-12-08T16:38:00Z">
            <w:rPr>
              <w:del w:id="64" w:author="jake moses" w:date="2020-12-08T16:36:00Z"/>
            </w:rPr>
          </w:rPrChange>
        </w:rPr>
      </w:pPr>
      <w:del w:id="65" w:author="jake moses" w:date="2020-12-08T16:36:00Z">
        <w:r w:rsidRPr="00E17A95" w:rsidDel="00E17A95">
          <w:rPr>
            <w:rPrChange w:id="66" w:author="jake moses" w:date="2020-12-08T16:38:00Z">
              <w:rPr/>
            </w:rPrChange>
          </w:rPr>
          <w:delText>This should list the page of each of the major headings and subheadings below. An example is shown below.</w:delText>
        </w:r>
      </w:del>
    </w:p>
    <w:sdt>
      <w:sdtPr>
        <w:rPr>
          <w:rFonts w:ascii="Times New Roman" w:eastAsia="Times New Roman" w:hAnsi="Times New Roman" w:cs="Times New Roman"/>
          <w:b w:val="0"/>
          <w:bCs w:val="0"/>
          <w:color w:val="auto"/>
          <w:sz w:val="24"/>
          <w:szCs w:val="24"/>
        </w:rPr>
        <w:id w:val="1448894370"/>
        <w:docPartObj>
          <w:docPartGallery w:val="Table of Contents"/>
          <w:docPartUnique/>
        </w:docPartObj>
      </w:sdtPr>
      <w:sdtEndPr>
        <w:rPr>
          <w:noProof/>
          <w:rPrChange w:id="67" w:author="jake moses" w:date="2020-12-08T16:38:00Z">
            <w:rPr/>
          </w:rPrChange>
        </w:rPr>
      </w:sdtEndPr>
      <w:sdtContent>
        <w:p w14:paraId="6B2FF908" w14:textId="0A1A39F7" w:rsidR="008D3515" w:rsidRPr="00E17A95" w:rsidRDefault="008D3515">
          <w:pPr>
            <w:pStyle w:val="TOCHeading"/>
            <w:rPr>
              <w:rFonts w:ascii="Times New Roman" w:hAnsi="Times New Roman" w:cs="Times New Roman"/>
              <w:rPrChange w:id="68" w:author="jake moses" w:date="2020-12-08T16:38:00Z">
                <w:rPr/>
              </w:rPrChange>
            </w:rPr>
          </w:pPr>
          <w:r w:rsidRPr="00E17A95">
            <w:rPr>
              <w:rFonts w:ascii="Times New Roman" w:hAnsi="Times New Roman" w:cs="Times New Roman"/>
              <w:rPrChange w:id="69" w:author="jake moses" w:date="2020-12-08T16:38:00Z">
                <w:rPr/>
              </w:rPrChange>
            </w:rPr>
            <w:t>Table of Contents</w:t>
          </w:r>
        </w:p>
        <w:p w14:paraId="5834F8A6" w14:textId="46A59B53" w:rsidR="00E17A95" w:rsidRDefault="008D3515">
          <w:pPr>
            <w:pStyle w:val="TOC2"/>
            <w:tabs>
              <w:tab w:val="right" w:pos="9350"/>
            </w:tabs>
            <w:rPr>
              <w:ins w:id="70" w:author="jake moses" w:date="2020-12-08T16:38:00Z"/>
              <w:rFonts w:eastAsiaTheme="minorEastAsia" w:cstheme="minorBidi"/>
              <w:b w:val="0"/>
              <w:bCs w:val="0"/>
              <w:noProof/>
              <w:sz w:val="24"/>
              <w:szCs w:val="24"/>
            </w:rPr>
          </w:pPr>
          <w:r w:rsidRPr="00E17A95">
            <w:rPr>
              <w:rFonts w:ascii="Times New Roman" w:hAnsi="Times New Roman"/>
              <w:b w:val="0"/>
              <w:bCs w:val="0"/>
              <w:rPrChange w:id="71" w:author="jake moses" w:date="2020-12-08T16:38:00Z">
                <w:rPr>
                  <w:b w:val="0"/>
                  <w:bCs w:val="0"/>
                </w:rPr>
              </w:rPrChange>
            </w:rPr>
            <w:fldChar w:fldCharType="begin"/>
          </w:r>
          <w:r w:rsidRPr="00E17A95">
            <w:rPr>
              <w:rFonts w:ascii="Times New Roman" w:hAnsi="Times New Roman"/>
              <w:rPrChange w:id="72" w:author="jake moses" w:date="2020-12-08T16:38:00Z">
                <w:rPr/>
              </w:rPrChange>
            </w:rPr>
            <w:instrText xml:space="preserve"> TOC \o "1-3" \h \z \u </w:instrText>
          </w:r>
          <w:r w:rsidRPr="00E17A95">
            <w:rPr>
              <w:rFonts w:ascii="Times New Roman" w:hAnsi="Times New Roman"/>
              <w:b w:val="0"/>
              <w:bCs w:val="0"/>
              <w:rPrChange w:id="73" w:author="jake moses" w:date="2020-12-08T16:38:00Z">
                <w:rPr>
                  <w:b w:val="0"/>
                  <w:bCs w:val="0"/>
                </w:rPr>
              </w:rPrChange>
            </w:rPr>
            <w:fldChar w:fldCharType="separate"/>
          </w:r>
          <w:ins w:id="74" w:author="jake moses" w:date="2020-12-08T16:38:00Z">
            <w:r w:rsidR="00E17A95" w:rsidRPr="000F6966">
              <w:rPr>
                <w:rStyle w:val="Hyperlink"/>
                <w:noProof/>
              </w:rPr>
              <w:fldChar w:fldCharType="begin"/>
            </w:r>
            <w:r w:rsidR="00E17A95" w:rsidRPr="000F6966">
              <w:rPr>
                <w:rStyle w:val="Hyperlink"/>
                <w:noProof/>
              </w:rPr>
              <w:instrText xml:space="preserve"> </w:instrText>
            </w:r>
            <w:r w:rsidR="00E17A95">
              <w:rPr>
                <w:noProof/>
              </w:rPr>
              <w:instrText>HYPERLINK \l "_Toc58337922"</w:instrText>
            </w:r>
            <w:r w:rsidR="00E17A95" w:rsidRPr="000F6966">
              <w:rPr>
                <w:rStyle w:val="Hyperlink"/>
                <w:noProof/>
              </w:rPr>
              <w:instrText xml:space="preserve"> </w:instrText>
            </w:r>
            <w:r w:rsidR="00E17A95" w:rsidRPr="000F6966">
              <w:rPr>
                <w:rStyle w:val="Hyperlink"/>
                <w:noProof/>
              </w:rPr>
            </w:r>
            <w:r w:rsidR="00E17A95" w:rsidRPr="000F6966">
              <w:rPr>
                <w:rStyle w:val="Hyperlink"/>
                <w:noProof/>
              </w:rPr>
              <w:fldChar w:fldCharType="separate"/>
            </w:r>
            <w:r w:rsidR="00E17A95" w:rsidRPr="000F6966">
              <w:rPr>
                <w:rStyle w:val="Hyperlink"/>
                <w:noProof/>
              </w:rPr>
              <w:t>Capstone Design ECE 4440 / ECE4991</w:t>
            </w:r>
            <w:r w:rsidR="00E17A95">
              <w:rPr>
                <w:noProof/>
                <w:webHidden/>
              </w:rPr>
              <w:tab/>
            </w:r>
            <w:r w:rsidR="00E17A95">
              <w:rPr>
                <w:noProof/>
                <w:webHidden/>
              </w:rPr>
              <w:fldChar w:fldCharType="begin"/>
            </w:r>
            <w:r w:rsidR="00E17A95">
              <w:rPr>
                <w:noProof/>
                <w:webHidden/>
              </w:rPr>
              <w:instrText xml:space="preserve"> PAGEREF _Toc58337922 \h </w:instrText>
            </w:r>
            <w:r w:rsidR="00E17A95">
              <w:rPr>
                <w:noProof/>
                <w:webHidden/>
              </w:rPr>
            </w:r>
          </w:ins>
          <w:r w:rsidR="00E17A95">
            <w:rPr>
              <w:noProof/>
              <w:webHidden/>
            </w:rPr>
            <w:fldChar w:fldCharType="separate"/>
          </w:r>
          <w:ins w:id="75" w:author="jake moses" w:date="2020-12-08T16:38:00Z">
            <w:r w:rsidR="00E17A95">
              <w:rPr>
                <w:noProof/>
                <w:webHidden/>
              </w:rPr>
              <w:t>1</w:t>
            </w:r>
            <w:r w:rsidR="00E17A95">
              <w:rPr>
                <w:noProof/>
                <w:webHidden/>
              </w:rPr>
              <w:fldChar w:fldCharType="end"/>
            </w:r>
            <w:r w:rsidR="00E17A95" w:rsidRPr="000F6966">
              <w:rPr>
                <w:rStyle w:val="Hyperlink"/>
                <w:noProof/>
              </w:rPr>
              <w:fldChar w:fldCharType="end"/>
            </w:r>
          </w:ins>
        </w:p>
        <w:p w14:paraId="0333EF5B" w14:textId="286A52E3" w:rsidR="00E17A95" w:rsidRDefault="00E17A95">
          <w:pPr>
            <w:pStyle w:val="TOC2"/>
            <w:tabs>
              <w:tab w:val="right" w:pos="9350"/>
            </w:tabs>
            <w:rPr>
              <w:ins w:id="76" w:author="jake moses" w:date="2020-12-08T16:38:00Z"/>
              <w:rFonts w:eastAsiaTheme="minorEastAsia" w:cstheme="minorBidi"/>
              <w:b w:val="0"/>
              <w:bCs w:val="0"/>
              <w:noProof/>
              <w:sz w:val="24"/>
              <w:szCs w:val="24"/>
            </w:rPr>
          </w:pPr>
          <w:ins w:id="77"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"_Toc58337923"</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Signatures</w:t>
            </w:r>
            <w:r>
              <w:rPr>
                <w:noProof/>
                <w:webHidden/>
              </w:rPr>
              <w:tab/>
            </w:r>
            <w:r>
              <w:rPr>
                <w:noProof/>
                <w:webHidden/>
              </w:rPr>
              <w:fldChar w:fldCharType="begin"/>
            </w:r>
            <w:r>
              <w:rPr>
                <w:noProof/>
                <w:webHidden/>
              </w:rPr>
              <w:instrText xml:space="preserve"> PAGEREF _Toc58337923 \h </w:instrText>
            </w:r>
            <w:r>
              <w:rPr>
                <w:noProof/>
                <w:webHidden/>
              </w:rPr>
            </w:r>
          </w:ins>
          <w:r>
            <w:rPr>
              <w:noProof/>
              <w:webHidden/>
            </w:rPr>
            <w:fldChar w:fldCharType="separate"/>
          </w:r>
          <w:ins w:id="78" w:author="jake moses" w:date="2020-12-08T16:38:00Z">
            <w:r>
              <w:rPr>
                <w:noProof/>
                <w:webHidden/>
              </w:rPr>
              <w:t>1</w:t>
            </w:r>
            <w:r>
              <w:rPr>
                <w:noProof/>
                <w:webHidden/>
              </w:rPr>
              <w:fldChar w:fldCharType="end"/>
            </w:r>
            <w:r w:rsidRPr="000F6966">
              <w:rPr>
                <w:rStyle w:val="Hyperlink"/>
                <w:noProof/>
              </w:rPr>
              <w:fldChar w:fldCharType="end"/>
            </w:r>
          </w:ins>
        </w:p>
        <w:p w14:paraId="7A722ABB" w14:textId="0AFA201D" w:rsidR="00E17A95" w:rsidRDefault="00E17A95">
          <w:pPr>
            <w:pStyle w:val="TOC2"/>
            <w:tabs>
              <w:tab w:val="right" w:pos="9350"/>
            </w:tabs>
            <w:rPr>
              <w:ins w:id="79" w:author="jake moses" w:date="2020-12-08T16:38:00Z"/>
              <w:rFonts w:eastAsiaTheme="minorEastAsia" w:cstheme="minorBidi"/>
              <w:b w:val="0"/>
              <w:bCs w:val="0"/>
              <w:noProof/>
              <w:sz w:val="24"/>
              <w:szCs w:val="24"/>
            </w:rPr>
          </w:pPr>
          <w:ins w:id="80"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"_Toc58337924"</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Statement of work:</w:t>
            </w:r>
            <w:r>
              <w:rPr>
                <w:noProof/>
                <w:webHidden/>
              </w:rPr>
              <w:tab/>
            </w:r>
            <w:r>
              <w:rPr>
                <w:noProof/>
                <w:webHidden/>
              </w:rPr>
              <w:fldChar w:fldCharType="begin"/>
            </w:r>
            <w:r>
              <w:rPr>
                <w:noProof/>
                <w:webHidden/>
              </w:rPr>
              <w:instrText xml:space="preserve"> PAGEREF _Toc58337924 \h </w:instrText>
            </w:r>
            <w:r>
              <w:rPr>
                <w:noProof/>
                <w:webHidden/>
              </w:rPr>
            </w:r>
          </w:ins>
          <w:r>
            <w:rPr>
              <w:noProof/>
              <w:webHidden/>
            </w:rPr>
            <w:fldChar w:fldCharType="separate"/>
          </w:r>
          <w:ins w:id="81" w:author="jake moses" w:date="2020-12-08T16:38:00Z">
            <w:r>
              <w:rPr>
                <w:noProof/>
                <w:webHidden/>
              </w:rPr>
              <w:t>2</w:t>
            </w:r>
            <w:r>
              <w:rPr>
                <w:noProof/>
                <w:webHidden/>
              </w:rPr>
              <w:fldChar w:fldCharType="end"/>
            </w:r>
            <w:r w:rsidRPr="000F6966">
              <w:rPr>
                <w:rStyle w:val="Hyperlink"/>
                <w:noProof/>
              </w:rPr>
              <w:fldChar w:fldCharType="end"/>
            </w:r>
          </w:ins>
        </w:p>
        <w:p w14:paraId="08DE3C61" w14:textId="779326BE" w:rsidR="00E17A95" w:rsidRDefault="00E17A95">
          <w:pPr>
            <w:pStyle w:val="TOC2"/>
            <w:tabs>
              <w:tab w:val="right" w:pos="9350"/>
            </w:tabs>
            <w:rPr>
              <w:ins w:id="82" w:author="jake moses" w:date="2020-12-08T16:38:00Z"/>
              <w:rFonts w:eastAsiaTheme="minorEastAsia" w:cstheme="minorBidi"/>
              <w:b w:val="0"/>
              <w:bCs w:val="0"/>
              <w:noProof/>
              <w:sz w:val="24"/>
              <w:szCs w:val="24"/>
            </w:rPr>
          </w:pPr>
          <w:ins w:id="83"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"_Toc58337925"</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Table of Figures</w:t>
            </w:r>
            <w:r>
              <w:rPr>
                <w:noProof/>
                <w:webHidden/>
              </w:rPr>
              <w:tab/>
            </w:r>
            <w:r>
              <w:rPr>
                <w:noProof/>
                <w:webHidden/>
              </w:rPr>
              <w:fldChar w:fldCharType="begin"/>
            </w:r>
            <w:r>
              <w:rPr>
                <w:noProof/>
                <w:webHidden/>
              </w:rPr>
              <w:instrText xml:space="preserve"> PAGEREF _Toc58337925 \h </w:instrText>
            </w:r>
            <w:r>
              <w:rPr>
                <w:noProof/>
                <w:webHidden/>
              </w:rPr>
            </w:r>
          </w:ins>
          <w:r>
            <w:rPr>
              <w:noProof/>
              <w:webHidden/>
            </w:rPr>
            <w:fldChar w:fldCharType="separate"/>
          </w:r>
          <w:ins w:id="84" w:author="jake moses" w:date="2020-12-08T16:38:00Z">
            <w:r>
              <w:rPr>
                <w:noProof/>
                <w:webHidden/>
              </w:rPr>
              <w:t>4</w:t>
            </w:r>
            <w:r>
              <w:rPr>
                <w:noProof/>
                <w:webHidden/>
              </w:rPr>
              <w:fldChar w:fldCharType="end"/>
            </w:r>
            <w:r w:rsidRPr="000F6966">
              <w:rPr>
                <w:rStyle w:val="Hyperlink"/>
                <w:noProof/>
              </w:rPr>
              <w:fldChar w:fldCharType="end"/>
            </w:r>
          </w:ins>
        </w:p>
        <w:p w14:paraId="50BF03C5" w14:textId="03248650" w:rsidR="00E17A95" w:rsidRDefault="00E17A95">
          <w:pPr>
            <w:pStyle w:val="TOC2"/>
            <w:tabs>
              <w:tab w:val="right" w:pos="9350"/>
            </w:tabs>
            <w:rPr>
              <w:ins w:id="85" w:author="jake moses" w:date="2020-12-08T16:38:00Z"/>
              <w:rFonts w:eastAsiaTheme="minorEastAsia" w:cstheme="minorBidi"/>
              <w:b w:val="0"/>
              <w:bCs w:val="0"/>
              <w:noProof/>
              <w:sz w:val="24"/>
              <w:szCs w:val="24"/>
            </w:rPr>
          </w:pPr>
          <w:ins w:id="86"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"_Toc58337926"</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Background</w:t>
            </w:r>
            <w:r>
              <w:rPr>
                <w:noProof/>
                <w:webHidden/>
              </w:rPr>
              <w:tab/>
            </w:r>
            <w:r>
              <w:rPr>
                <w:noProof/>
                <w:webHidden/>
              </w:rPr>
              <w:fldChar w:fldCharType="begin"/>
            </w:r>
            <w:r>
              <w:rPr>
                <w:noProof/>
                <w:webHidden/>
              </w:rPr>
              <w:instrText xml:space="preserve"> PAGEREF _Toc58337926 \h </w:instrText>
            </w:r>
            <w:r>
              <w:rPr>
                <w:noProof/>
                <w:webHidden/>
              </w:rPr>
            </w:r>
          </w:ins>
          <w:r>
            <w:rPr>
              <w:noProof/>
              <w:webHidden/>
            </w:rPr>
            <w:fldChar w:fldCharType="separate"/>
          </w:r>
          <w:ins w:id="87" w:author="jake moses" w:date="2020-12-08T16:38:00Z">
            <w:r>
              <w:rPr>
                <w:noProof/>
                <w:webHidden/>
              </w:rPr>
              <w:t>5</w:t>
            </w:r>
            <w:r>
              <w:rPr>
                <w:noProof/>
                <w:webHidden/>
              </w:rPr>
              <w:fldChar w:fldCharType="end"/>
            </w:r>
            <w:r w:rsidRPr="000F6966">
              <w:rPr>
                <w:rStyle w:val="Hyperlink"/>
                <w:noProof/>
              </w:rPr>
              <w:fldChar w:fldCharType="end"/>
            </w:r>
          </w:ins>
        </w:p>
        <w:p w14:paraId="4B006EB0" w14:textId="1C7F91DF" w:rsidR="00E17A95" w:rsidRDefault="00E17A95">
          <w:pPr>
            <w:pStyle w:val="TOC2"/>
            <w:tabs>
              <w:tab w:val="right" w:pos="9350"/>
            </w:tabs>
            <w:rPr>
              <w:ins w:id="88" w:author="jake moses" w:date="2020-12-08T16:38:00Z"/>
              <w:rFonts w:eastAsiaTheme="minorEastAsia" w:cstheme="minorBidi"/>
              <w:b w:val="0"/>
              <w:bCs w:val="0"/>
              <w:noProof/>
              <w:sz w:val="24"/>
              <w:szCs w:val="24"/>
            </w:rPr>
          </w:pPr>
          <w:ins w:id="89"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"_Toc58337927"</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Constraints</w:t>
            </w:r>
            <w:r>
              <w:rPr>
                <w:noProof/>
                <w:webHidden/>
              </w:rPr>
              <w:tab/>
            </w:r>
            <w:r>
              <w:rPr>
                <w:noProof/>
                <w:webHidden/>
              </w:rPr>
              <w:fldChar w:fldCharType="begin"/>
            </w:r>
            <w:r>
              <w:rPr>
                <w:noProof/>
                <w:webHidden/>
              </w:rPr>
              <w:instrText xml:space="preserve"> PAGEREF _Toc58337927 \h </w:instrText>
            </w:r>
            <w:r>
              <w:rPr>
                <w:noProof/>
                <w:webHidden/>
              </w:rPr>
            </w:r>
          </w:ins>
          <w:r>
            <w:rPr>
              <w:noProof/>
              <w:webHidden/>
            </w:rPr>
            <w:fldChar w:fldCharType="separate"/>
          </w:r>
          <w:ins w:id="90" w:author="jake moses" w:date="2020-12-08T16:38:00Z">
            <w:r>
              <w:rPr>
                <w:noProof/>
                <w:webHidden/>
              </w:rPr>
              <w:t>6</w:t>
            </w:r>
            <w:r>
              <w:rPr>
                <w:noProof/>
                <w:webHidden/>
              </w:rPr>
              <w:fldChar w:fldCharType="end"/>
            </w:r>
            <w:r w:rsidRPr="000F6966">
              <w:rPr>
                <w:rStyle w:val="Hyperlink"/>
                <w:noProof/>
              </w:rPr>
              <w:fldChar w:fldCharType="end"/>
            </w:r>
          </w:ins>
        </w:p>
        <w:p w14:paraId="6AA332C5" w14:textId="4208ABC8" w:rsidR="00E17A95" w:rsidRDefault="00E17A95">
          <w:pPr>
            <w:pStyle w:val="TOC3"/>
            <w:tabs>
              <w:tab w:val="right" w:pos="9350"/>
            </w:tabs>
            <w:rPr>
              <w:ins w:id="91" w:author="jake moses" w:date="2020-12-08T16:38:00Z"/>
              <w:rFonts w:eastAsiaTheme="minorEastAsia" w:cstheme="minorBidi"/>
              <w:noProof/>
              <w:sz w:val="24"/>
              <w:szCs w:val="24"/>
            </w:rPr>
          </w:pPr>
          <w:ins w:id="92"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"_Toc58337928"</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Intellectual Property Issues</w:t>
            </w:r>
            <w:r>
              <w:rPr>
                <w:noProof/>
                <w:webHidden/>
              </w:rPr>
              <w:tab/>
            </w:r>
            <w:r>
              <w:rPr>
                <w:noProof/>
                <w:webHidden/>
              </w:rPr>
              <w:fldChar w:fldCharType="begin"/>
            </w:r>
            <w:r>
              <w:rPr>
                <w:noProof/>
                <w:webHidden/>
              </w:rPr>
              <w:instrText xml:space="preserve"> PAGEREF _Toc58337928 \h </w:instrText>
            </w:r>
            <w:r>
              <w:rPr>
                <w:noProof/>
                <w:webHidden/>
              </w:rPr>
            </w:r>
          </w:ins>
          <w:r>
            <w:rPr>
              <w:noProof/>
              <w:webHidden/>
            </w:rPr>
            <w:fldChar w:fldCharType="separate"/>
          </w:r>
          <w:ins w:id="93" w:author="jake moses" w:date="2020-12-08T16:38:00Z">
            <w:r>
              <w:rPr>
                <w:noProof/>
                <w:webHidden/>
              </w:rPr>
              <w:t>8</w:t>
            </w:r>
            <w:r>
              <w:rPr>
                <w:noProof/>
                <w:webHidden/>
              </w:rPr>
              <w:fldChar w:fldCharType="end"/>
            </w:r>
            <w:r w:rsidRPr="000F6966">
              <w:rPr>
                <w:rStyle w:val="Hyperlink"/>
                <w:noProof/>
              </w:rPr>
              <w:fldChar w:fldCharType="end"/>
            </w:r>
          </w:ins>
        </w:p>
        <w:p w14:paraId="11DFB1CB" w14:textId="286FE4A6" w:rsidR="00E17A95" w:rsidRDefault="00E17A95">
          <w:pPr>
            <w:pStyle w:val="TOC2"/>
            <w:tabs>
              <w:tab w:val="right" w:pos="9350"/>
            </w:tabs>
            <w:rPr>
              <w:ins w:id="94" w:author="jake moses" w:date="2020-12-08T16:38:00Z"/>
              <w:rFonts w:eastAsiaTheme="minorEastAsia" w:cstheme="minorBidi"/>
              <w:b w:val="0"/>
              <w:bCs w:val="0"/>
              <w:noProof/>
              <w:sz w:val="24"/>
              <w:szCs w:val="24"/>
            </w:rPr>
          </w:pPr>
          <w:ins w:id="95"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"_Toc58337929"</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Detailed Technical Description of Project</w:t>
            </w:r>
            <w:r>
              <w:rPr>
                <w:noProof/>
                <w:webHidden/>
              </w:rPr>
              <w:tab/>
            </w:r>
            <w:r>
              <w:rPr>
                <w:noProof/>
                <w:webHidden/>
              </w:rPr>
              <w:fldChar w:fldCharType="begin"/>
            </w:r>
            <w:r>
              <w:rPr>
                <w:noProof/>
                <w:webHidden/>
              </w:rPr>
              <w:instrText xml:space="preserve"> PAGEREF _Toc58337929 \h </w:instrText>
            </w:r>
            <w:r>
              <w:rPr>
                <w:noProof/>
                <w:webHidden/>
              </w:rPr>
            </w:r>
          </w:ins>
          <w:r>
            <w:rPr>
              <w:noProof/>
              <w:webHidden/>
            </w:rPr>
            <w:fldChar w:fldCharType="separate"/>
          </w:r>
          <w:ins w:id="96" w:author="jake moses" w:date="2020-12-08T16:38:00Z">
            <w:r>
              <w:rPr>
                <w:noProof/>
                <w:webHidden/>
              </w:rPr>
              <w:t>9</w:t>
            </w:r>
            <w:r>
              <w:rPr>
                <w:noProof/>
                <w:webHidden/>
              </w:rPr>
              <w:fldChar w:fldCharType="end"/>
            </w:r>
            <w:r w:rsidRPr="000F6966">
              <w:rPr>
                <w:rStyle w:val="Hyperlink"/>
                <w:noProof/>
              </w:rPr>
              <w:fldChar w:fldCharType="end"/>
            </w:r>
          </w:ins>
        </w:p>
        <w:p w14:paraId="4DB486BF" w14:textId="2B3199E7" w:rsidR="00E17A95" w:rsidRDefault="00E17A95">
          <w:pPr>
            <w:pStyle w:val="TOC2"/>
            <w:tabs>
              <w:tab w:val="right" w:pos="9350"/>
            </w:tabs>
            <w:rPr>
              <w:ins w:id="97" w:author="jake moses" w:date="2020-12-08T16:38:00Z"/>
              <w:rFonts w:eastAsiaTheme="minorEastAsia" w:cstheme="minorBidi"/>
              <w:b w:val="0"/>
              <w:bCs w:val="0"/>
              <w:noProof/>
              <w:sz w:val="24"/>
              <w:szCs w:val="24"/>
            </w:rPr>
          </w:pPr>
          <w:ins w:id="98"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"_Toc58337930"</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Project Timeline</w:t>
            </w:r>
            <w:r>
              <w:rPr>
                <w:noProof/>
                <w:webHidden/>
              </w:rPr>
              <w:tab/>
            </w:r>
            <w:r>
              <w:rPr>
                <w:noProof/>
                <w:webHidden/>
              </w:rPr>
              <w:fldChar w:fldCharType="begin"/>
            </w:r>
            <w:r>
              <w:rPr>
                <w:noProof/>
                <w:webHidden/>
              </w:rPr>
              <w:instrText xml:space="preserve"> PAGEREF _Toc58337930 \h </w:instrText>
            </w:r>
            <w:r>
              <w:rPr>
                <w:noProof/>
                <w:webHidden/>
              </w:rPr>
            </w:r>
          </w:ins>
          <w:r>
            <w:rPr>
              <w:noProof/>
              <w:webHidden/>
            </w:rPr>
            <w:fldChar w:fldCharType="separate"/>
          </w:r>
          <w:ins w:id="99" w:author="jake moses" w:date="2020-12-08T16:38:00Z">
            <w:r>
              <w:rPr>
                <w:noProof/>
                <w:webHidden/>
              </w:rPr>
              <w:t>9</w:t>
            </w:r>
            <w:r>
              <w:rPr>
                <w:noProof/>
                <w:webHidden/>
              </w:rPr>
              <w:fldChar w:fldCharType="end"/>
            </w:r>
            <w:r w:rsidRPr="000F6966">
              <w:rPr>
                <w:rStyle w:val="Hyperlink"/>
                <w:noProof/>
              </w:rPr>
              <w:fldChar w:fldCharType="end"/>
            </w:r>
          </w:ins>
        </w:p>
        <w:p w14:paraId="21A22A9A" w14:textId="769AFAF0" w:rsidR="00E17A95" w:rsidRDefault="00E17A95">
          <w:pPr>
            <w:pStyle w:val="TOC2"/>
            <w:tabs>
              <w:tab w:val="right" w:pos="9350"/>
            </w:tabs>
            <w:rPr>
              <w:ins w:id="100" w:author="jake moses" w:date="2020-12-08T16:38:00Z"/>
              <w:rFonts w:eastAsiaTheme="minorEastAsia" w:cstheme="minorBidi"/>
              <w:b w:val="0"/>
              <w:bCs w:val="0"/>
              <w:noProof/>
              <w:sz w:val="24"/>
              <w:szCs w:val="24"/>
            </w:rPr>
          </w:pPr>
          <w:ins w:id="101"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"_Toc58337931"</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Test Plan</w:t>
            </w:r>
            <w:r>
              <w:rPr>
                <w:noProof/>
                <w:webHidden/>
              </w:rPr>
              <w:tab/>
            </w:r>
            <w:r>
              <w:rPr>
                <w:noProof/>
                <w:webHidden/>
              </w:rPr>
              <w:fldChar w:fldCharType="begin"/>
            </w:r>
            <w:r>
              <w:rPr>
                <w:noProof/>
                <w:webHidden/>
              </w:rPr>
              <w:instrText xml:space="preserve"> PAGEREF _Toc58337931 \h </w:instrText>
            </w:r>
            <w:r>
              <w:rPr>
                <w:noProof/>
                <w:webHidden/>
              </w:rPr>
            </w:r>
          </w:ins>
          <w:r>
            <w:rPr>
              <w:noProof/>
              <w:webHidden/>
            </w:rPr>
            <w:fldChar w:fldCharType="separate"/>
          </w:r>
          <w:ins w:id="102" w:author="jake moses" w:date="2020-12-08T16:38:00Z">
            <w:r>
              <w:rPr>
                <w:noProof/>
                <w:webHidden/>
              </w:rPr>
              <w:t>12</w:t>
            </w:r>
            <w:r>
              <w:rPr>
                <w:noProof/>
                <w:webHidden/>
              </w:rPr>
              <w:fldChar w:fldCharType="end"/>
            </w:r>
            <w:r w:rsidRPr="000F6966">
              <w:rPr>
                <w:rStyle w:val="Hyperlink"/>
                <w:noProof/>
              </w:rPr>
              <w:fldChar w:fldCharType="end"/>
            </w:r>
          </w:ins>
        </w:p>
        <w:p w14:paraId="654907EC" w14:textId="5A09C641" w:rsidR="00E17A95" w:rsidRDefault="00E17A95">
          <w:pPr>
            <w:pStyle w:val="TOC2"/>
            <w:tabs>
              <w:tab w:val="right" w:pos="9350"/>
            </w:tabs>
            <w:rPr>
              <w:ins w:id="103" w:author="jake moses" w:date="2020-12-08T16:38:00Z"/>
              <w:rFonts w:eastAsiaTheme="minorEastAsia" w:cstheme="minorBidi"/>
              <w:b w:val="0"/>
              <w:bCs w:val="0"/>
              <w:noProof/>
              <w:sz w:val="24"/>
              <w:szCs w:val="24"/>
            </w:rPr>
          </w:pPr>
          <w:ins w:id="104"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"_Toc58337932"</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Final Results</w:t>
            </w:r>
            <w:r>
              <w:rPr>
                <w:noProof/>
                <w:webHidden/>
              </w:rPr>
              <w:tab/>
            </w:r>
            <w:r>
              <w:rPr>
                <w:noProof/>
                <w:webHidden/>
              </w:rPr>
              <w:fldChar w:fldCharType="begin"/>
            </w:r>
            <w:r>
              <w:rPr>
                <w:noProof/>
                <w:webHidden/>
              </w:rPr>
              <w:instrText xml:space="preserve"> PAGEREF _Toc58337932 \h </w:instrText>
            </w:r>
            <w:r>
              <w:rPr>
                <w:noProof/>
                <w:webHidden/>
              </w:rPr>
            </w:r>
          </w:ins>
          <w:r>
            <w:rPr>
              <w:noProof/>
              <w:webHidden/>
            </w:rPr>
            <w:fldChar w:fldCharType="separate"/>
          </w:r>
          <w:ins w:id="105" w:author="jake moses" w:date="2020-12-08T16:38:00Z">
            <w:r>
              <w:rPr>
                <w:noProof/>
                <w:webHidden/>
              </w:rPr>
              <w:t>15</w:t>
            </w:r>
            <w:r>
              <w:rPr>
                <w:noProof/>
                <w:webHidden/>
              </w:rPr>
              <w:fldChar w:fldCharType="end"/>
            </w:r>
            <w:r w:rsidRPr="000F6966">
              <w:rPr>
                <w:rStyle w:val="Hyperlink"/>
                <w:noProof/>
              </w:rPr>
              <w:fldChar w:fldCharType="end"/>
            </w:r>
          </w:ins>
        </w:p>
        <w:p w14:paraId="3DC1C87E" w14:textId="32D39134" w:rsidR="00E17A95" w:rsidRDefault="00E17A95">
          <w:pPr>
            <w:pStyle w:val="TOC2"/>
            <w:tabs>
              <w:tab w:val="right" w:pos="9350"/>
            </w:tabs>
            <w:rPr>
              <w:ins w:id="106" w:author="jake moses" w:date="2020-12-08T16:38:00Z"/>
              <w:rFonts w:eastAsiaTheme="minorEastAsia" w:cstheme="minorBidi"/>
              <w:b w:val="0"/>
              <w:bCs w:val="0"/>
              <w:noProof/>
              <w:sz w:val="24"/>
              <w:szCs w:val="24"/>
            </w:rPr>
          </w:pPr>
          <w:ins w:id="107"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"_Toc58337933"</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Costs</w:t>
            </w:r>
            <w:r>
              <w:rPr>
                <w:noProof/>
                <w:webHidden/>
              </w:rPr>
              <w:tab/>
            </w:r>
            <w:r>
              <w:rPr>
                <w:noProof/>
                <w:webHidden/>
              </w:rPr>
              <w:fldChar w:fldCharType="begin"/>
            </w:r>
            <w:r>
              <w:rPr>
                <w:noProof/>
                <w:webHidden/>
              </w:rPr>
              <w:instrText xml:space="preserve"> PAGEREF _Toc58337933 \h </w:instrText>
            </w:r>
            <w:r>
              <w:rPr>
                <w:noProof/>
                <w:webHidden/>
              </w:rPr>
            </w:r>
          </w:ins>
          <w:r>
            <w:rPr>
              <w:noProof/>
              <w:webHidden/>
            </w:rPr>
            <w:fldChar w:fldCharType="separate"/>
          </w:r>
          <w:ins w:id="108" w:author="jake moses" w:date="2020-12-08T16:38:00Z">
            <w:r>
              <w:rPr>
                <w:noProof/>
                <w:webHidden/>
              </w:rPr>
              <w:t>15</w:t>
            </w:r>
            <w:r>
              <w:rPr>
                <w:noProof/>
                <w:webHidden/>
              </w:rPr>
              <w:fldChar w:fldCharType="end"/>
            </w:r>
            <w:r w:rsidRPr="000F6966">
              <w:rPr>
                <w:rStyle w:val="Hyperlink"/>
                <w:noProof/>
              </w:rPr>
              <w:fldChar w:fldCharType="end"/>
            </w:r>
          </w:ins>
        </w:p>
        <w:p w14:paraId="4E3568DB" w14:textId="4B562835" w:rsidR="00E17A95" w:rsidRDefault="00E17A95">
          <w:pPr>
            <w:pStyle w:val="TOC2"/>
            <w:tabs>
              <w:tab w:val="right" w:pos="9350"/>
            </w:tabs>
            <w:rPr>
              <w:ins w:id="109" w:author="jake moses" w:date="2020-12-08T16:38:00Z"/>
              <w:rFonts w:eastAsiaTheme="minorEastAsia" w:cstheme="minorBidi"/>
              <w:b w:val="0"/>
              <w:bCs w:val="0"/>
              <w:noProof/>
              <w:sz w:val="24"/>
              <w:szCs w:val="24"/>
            </w:rPr>
          </w:pPr>
          <w:ins w:id="110"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"_Toc58337934"</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Future Work</w:t>
            </w:r>
            <w:r>
              <w:rPr>
                <w:noProof/>
                <w:webHidden/>
              </w:rPr>
              <w:tab/>
            </w:r>
            <w:r>
              <w:rPr>
                <w:noProof/>
                <w:webHidden/>
              </w:rPr>
              <w:fldChar w:fldCharType="begin"/>
            </w:r>
            <w:r>
              <w:rPr>
                <w:noProof/>
                <w:webHidden/>
              </w:rPr>
              <w:instrText xml:space="preserve"> PAGEREF _Toc58337934 \h </w:instrText>
            </w:r>
            <w:r>
              <w:rPr>
                <w:noProof/>
                <w:webHidden/>
              </w:rPr>
            </w:r>
          </w:ins>
          <w:r>
            <w:rPr>
              <w:noProof/>
              <w:webHidden/>
            </w:rPr>
            <w:fldChar w:fldCharType="separate"/>
          </w:r>
          <w:ins w:id="111" w:author="jake moses" w:date="2020-12-08T16:38:00Z">
            <w:r>
              <w:rPr>
                <w:noProof/>
                <w:webHidden/>
              </w:rPr>
              <w:t>15</w:t>
            </w:r>
            <w:r>
              <w:rPr>
                <w:noProof/>
                <w:webHidden/>
              </w:rPr>
              <w:fldChar w:fldCharType="end"/>
            </w:r>
            <w:r w:rsidRPr="000F6966">
              <w:rPr>
                <w:rStyle w:val="Hyperlink"/>
                <w:noProof/>
              </w:rPr>
              <w:fldChar w:fldCharType="end"/>
            </w:r>
          </w:ins>
        </w:p>
        <w:p w14:paraId="720486A7" w14:textId="3811BDD4" w:rsidR="00E17A95" w:rsidRDefault="00E17A95">
          <w:pPr>
            <w:pStyle w:val="TOC1"/>
            <w:tabs>
              <w:tab w:val="right" w:pos="9350"/>
            </w:tabs>
            <w:rPr>
              <w:ins w:id="112" w:author="jake moses" w:date="2020-12-08T16:38:00Z"/>
              <w:rFonts w:eastAsiaTheme="minorEastAsia" w:cstheme="minorBidi"/>
              <w:b w:val="0"/>
              <w:bCs w:val="0"/>
              <w:i w:val="0"/>
              <w:iCs w:val="0"/>
              <w:noProof/>
            </w:rPr>
          </w:pPr>
          <w:ins w:id="113"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"_Toc58337935"</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rFonts w:ascii="Times New Roman" w:hAnsi="Times New Roman"/>
                <w:noProof/>
              </w:rPr>
              <w:t>Refer</w:t>
            </w:r>
            <w:r w:rsidRPr="000F6966">
              <w:rPr>
                <w:rStyle w:val="Hyperlink"/>
                <w:rFonts w:ascii="Times New Roman" w:hAnsi="Times New Roman"/>
                <w:noProof/>
              </w:rPr>
              <w:t>e</w:t>
            </w:r>
            <w:r w:rsidRPr="000F6966">
              <w:rPr>
                <w:rStyle w:val="Hyperlink"/>
                <w:rFonts w:ascii="Times New Roman" w:hAnsi="Times New Roman"/>
                <w:noProof/>
              </w:rPr>
              <w:t>nces</w:t>
            </w:r>
            <w:r>
              <w:rPr>
                <w:noProof/>
                <w:webHidden/>
              </w:rPr>
              <w:tab/>
            </w:r>
            <w:r>
              <w:rPr>
                <w:noProof/>
                <w:webHidden/>
              </w:rPr>
              <w:fldChar w:fldCharType="begin"/>
            </w:r>
            <w:r>
              <w:rPr>
                <w:noProof/>
                <w:webHidden/>
              </w:rPr>
              <w:instrText xml:space="preserve"> PAGEREF _Toc58337935 \h </w:instrText>
            </w:r>
            <w:r>
              <w:rPr>
                <w:noProof/>
                <w:webHidden/>
              </w:rPr>
            </w:r>
          </w:ins>
          <w:r>
            <w:rPr>
              <w:noProof/>
              <w:webHidden/>
            </w:rPr>
            <w:fldChar w:fldCharType="separate"/>
          </w:r>
          <w:ins w:id="114" w:author="jake moses" w:date="2020-12-08T16:38:00Z">
            <w:r>
              <w:rPr>
                <w:noProof/>
                <w:webHidden/>
              </w:rPr>
              <w:t>15</w:t>
            </w:r>
            <w:r>
              <w:rPr>
                <w:noProof/>
                <w:webHidden/>
              </w:rPr>
              <w:fldChar w:fldCharType="end"/>
            </w:r>
            <w:r w:rsidRPr="000F6966">
              <w:rPr>
                <w:rStyle w:val="Hyperlink"/>
                <w:noProof/>
              </w:rPr>
              <w:fldChar w:fldCharType="end"/>
            </w:r>
          </w:ins>
        </w:p>
        <w:p w14:paraId="32AEA07E" w14:textId="5DA17F6D" w:rsidR="00E17A95" w:rsidRDefault="00E17A95">
          <w:pPr>
            <w:pStyle w:val="TOC2"/>
            <w:tabs>
              <w:tab w:val="right" w:pos="9350"/>
            </w:tabs>
            <w:rPr>
              <w:ins w:id="115" w:author="jake moses" w:date="2020-12-08T16:38:00Z"/>
              <w:rFonts w:eastAsiaTheme="minorEastAsia" w:cstheme="minorBidi"/>
              <w:b w:val="0"/>
              <w:bCs w:val="0"/>
              <w:noProof/>
              <w:sz w:val="24"/>
              <w:szCs w:val="24"/>
            </w:rPr>
          </w:pPr>
          <w:ins w:id="116" w:author="jake moses" w:date="2020-12-08T16:38:00Z">
            <w:r w:rsidRPr="000F6966">
              <w:rPr>
                <w:rStyle w:val="Hyperlink"/>
                <w:noProof/>
              </w:rPr>
              <w:fldChar w:fldCharType="begin"/>
            </w:r>
            <w:r w:rsidRPr="000F6966">
              <w:rPr>
                <w:rStyle w:val="Hyperlink"/>
                <w:noProof/>
              </w:rPr>
              <w:instrText xml:space="preserve"> </w:instrText>
            </w:r>
            <w:r>
              <w:rPr>
                <w:noProof/>
              </w:rPr>
              <w:instrText>HYPERLINK \l "_Toc58337936"</w:instrText>
            </w:r>
            <w:r w:rsidRPr="000F6966">
              <w:rPr>
                <w:rStyle w:val="Hyperlink"/>
                <w:noProof/>
              </w:rPr>
              <w:instrText xml:space="preserve"> </w:instrText>
            </w:r>
            <w:r w:rsidRPr="000F6966">
              <w:rPr>
                <w:rStyle w:val="Hyperlink"/>
                <w:noProof/>
              </w:rPr>
            </w:r>
            <w:r w:rsidRPr="000F6966">
              <w:rPr>
                <w:rStyle w:val="Hyperlink"/>
                <w:noProof/>
              </w:rPr>
              <w:fldChar w:fldCharType="separate"/>
            </w:r>
            <w:r w:rsidRPr="000F6966">
              <w:rPr>
                <w:rStyle w:val="Hyperlink"/>
                <w:noProof/>
              </w:rPr>
              <w:t>Appendix</w:t>
            </w:r>
            <w:r>
              <w:rPr>
                <w:noProof/>
                <w:webHidden/>
              </w:rPr>
              <w:tab/>
            </w:r>
            <w:r>
              <w:rPr>
                <w:noProof/>
                <w:webHidden/>
              </w:rPr>
              <w:fldChar w:fldCharType="begin"/>
            </w:r>
            <w:r>
              <w:rPr>
                <w:noProof/>
                <w:webHidden/>
              </w:rPr>
              <w:instrText xml:space="preserve"> PAGEREF _Toc58337936 \h </w:instrText>
            </w:r>
            <w:r>
              <w:rPr>
                <w:noProof/>
                <w:webHidden/>
              </w:rPr>
            </w:r>
          </w:ins>
          <w:r>
            <w:rPr>
              <w:noProof/>
              <w:webHidden/>
            </w:rPr>
            <w:fldChar w:fldCharType="separate"/>
          </w:r>
          <w:ins w:id="117" w:author="jake moses" w:date="2020-12-08T16:38:00Z">
            <w:r>
              <w:rPr>
                <w:noProof/>
                <w:webHidden/>
              </w:rPr>
              <w:t>17</w:t>
            </w:r>
            <w:r>
              <w:rPr>
                <w:noProof/>
                <w:webHidden/>
              </w:rPr>
              <w:fldChar w:fldCharType="end"/>
            </w:r>
            <w:r w:rsidRPr="000F6966">
              <w:rPr>
                <w:rStyle w:val="Hyperlink"/>
                <w:noProof/>
              </w:rPr>
              <w:fldChar w:fldCharType="end"/>
            </w:r>
          </w:ins>
        </w:p>
        <w:p w14:paraId="5E8A9084" w14:textId="4BB9C7E8" w:rsidR="008D3515" w:rsidRPr="00E17A95" w:rsidDel="00EF02DB" w:rsidRDefault="008D3515">
          <w:pPr>
            <w:pStyle w:val="TOC2"/>
            <w:tabs>
              <w:tab w:val="right" w:pos="9350"/>
            </w:tabs>
            <w:rPr>
              <w:del w:id="118" w:author="jake moses" w:date="2020-12-07T18:21:00Z"/>
              <w:rFonts w:ascii="Times New Roman" w:eastAsiaTheme="minorEastAsia" w:hAnsi="Times New Roman"/>
              <w:noProof/>
              <w:rPrChange w:id="119" w:author="jake moses" w:date="2020-12-08T16:38:00Z">
                <w:rPr>
                  <w:del w:id="120" w:author="jake moses" w:date="2020-12-07T18:21:00Z"/>
                  <w:rFonts w:eastAsiaTheme="minorEastAsia" w:cstheme="minorBidi"/>
                  <w:noProof/>
                </w:rPr>
              </w:rPrChange>
            </w:rPr>
          </w:pPr>
          <w:del w:id="121" w:author="jake moses" w:date="2020-12-07T18:21:00Z">
            <w:r w:rsidRPr="00E17A95" w:rsidDel="00EF02DB">
              <w:rPr>
                <w:rStyle w:val="Hyperlink"/>
                <w:rFonts w:ascii="Times New Roman" w:hAnsi="Times New Roman"/>
                <w:b w:val="0"/>
                <w:bCs w:val="0"/>
                <w:noProof/>
                <w:rPrChange w:id="12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123" w:author="jake moses" w:date="2020-12-08T16:38:00Z">
                  <w:rPr>
                    <w:rStyle w:val="Hyperlink"/>
                    <w:noProof/>
                  </w:rPr>
                </w:rPrChange>
              </w:rPr>
              <w:delInstrText xml:space="preserve"> </w:delInstrText>
            </w:r>
            <w:r w:rsidRPr="00E17A95" w:rsidDel="00EF02DB">
              <w:rPr>
                <w:rFonts w:ascii="Times New Roman" w:hAnsi="Times New Roman"/>
                <w:noProof/>
                <w:rPrChange w:id="124" w:author="jake moses" w:date="2020-12-08T16:38:00Z">
                  <w:rPr>
                    <w:noProof/>
                  </w:rPr>
                </w:rPrChange>
              </w:rPr>
              <w:delInstrText>HYPERLINK \l "_Toc58233306"</w:delInstrText>
            </w:r>
            <w:r w:rsidRPr="00E17A95" w:rsidDel="00EF02DB">
              <w:rPr>
                <w:rStyle w:val="Hyperlink"/>
                <w:rFonts w:ascii="Times New Roman" w:hAnsi="Times New Roman"/>
                <w:noProof/>
                <w:rPrChange w:id="12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126" w:author="jake moses" w:date="2020-12-08T16:38:00Z">
                  <w:rPr>
                    <w:rStyle w:val="Hyperlink"/>
                    <w:b w:val="0"/>
                    <w:bCs w:val="0"/>
                    <w:noProof/>
                  </w:rPr>
                </w:rPrChange>
              </w:rPr>
              <w:fldChar w:fldCharType="separate"/>
            </w:r>
          </w:del>
          <w:ins w:id="127" w:author="jake moses" w:date="2020-12-08T16:38:00Z">
            <w:r w:rsidR="00E17A95">
              <w:rPr>
                <w:rStyle w:val="Hyperlink"/>
                <w:noProof/>
              </w:rPr>
              <w:t>Error! Hyperlink reference not valid.</w:t>
            </w:r>
          </w:ins>
          <w:del w:id="128" w:author="jake moses" w:date="2020-12-07T18:21:00Z">
            <w:r w:rsidRPr="00E17A95" w:rsidDel="00EF02DB">
              <w:rPr>
                <w:rStyle w:val="Hyperlink"/>
                <w:rFonts w:ascii="Times New Roman" w:hAnsi="Times New Roman"/>
                <w:noProof/>
                <w:rPrChange w:id="129" w:author="jake moses" w:date="2020-12-08T16:38:00Z">
                  <w:rPr>
                    <w:rStyle w:val="Hyperlink"/>
                    <w:noProof/>
                  </w:rPr>
                </w:rPrChange>
              </w:rPr>
              <w:delText>Capstone Design ECE 4440 / ECE4991</w:delText>
            </w:r>
            <w:r w:rsidRPr="00E17A95" w:rsidDel="00EF02DB">
              <w:rPr>
                <w:rFonts w:ascii="Times New Roman" w:hAnsi="Times New Roman"/>
                <w:noProof/>
                <w:webHidden/>
                <w:rPrChange w:id="130" w:author="jake moses" w:date="2020-12-08T16:38:00Z">
                  <w:rPr>
                    <w:noProof/>
                    <w:webHidden/>
                  </w:rPr>
                </w:rPrChange>
              </w:rPr>
              <w:tab/>
            </w:r>
            <w:r w:rsidRPr="00E17A95" w:rsidDel="00EF02DB">
              <w:rPr>
                <w:rFonts w:ascii="Times New Roman" w:hAnsi="Times New Roman"/>
                <w:b w:val="0"/>
                <w:bCs w:val="0"/>
                <w:noProof/>
                <w:webHidden/>
                <w:rPrChange w:id="131" w:author="jake moses" w:date="2020-12-08T16:38:00Z">
                  <w:rPr>
                    <w:b w:val="0"/>
                    <w:bCs w:val="0"/>
                    <w:noProof/>
                    <w:webHidden/>
                  </w:rPr>
                </w:rPrChange>
              </w:rPr>
              <w:fldChar w:fldCharType="begin"/>
            </w:r>
            <w:r w:rsidRPr="00E17A95" w:rsidDel="00EF02DB">
              <w:rPr>
                <w:rFonts w:ascii="Times New Roman" w:hAnsi="Times New Roman"/>
                <w:noProof/>
                <w:webHidden/>
                <w:rPrChange w:id="132" w:author="jake moses" w:date="2020-12-08T16:38:00Z">
                  <w:rPr>
                    <w:noProof/>
                    <w:webHidden/>
                  </w:rPr>
                </w:rPrChange>
              </w:rPr>
              <w:delInstrText xml:space="preserve"> PAGEREF _Toc58233306 \h </w:delInstrText>
            </w:r>
            <w:r w:rsidRPr="00E17A95" w:rsidDel="00EF02DB">
              <w:rPr>
                <w:rFonts w:ascii="Times New Roman" w:hAnsi="Times New Roman"/>
                <w:b w:val="0"/>
                <w:bCs w:val="0"/>
                <w:noProof/>
                <w:webHidden/>
                <w:rPrChange w:id="133" w:author="jake moses" w:date="2020-12-08T16:38:00Z">
                  <w:rPr>
                    <w:b w:val="0"/>
                    <w:bCs w:val="0"/>
                    <w:noProof/>
                    <w:webHidden/>
                  </w:rPr>
                </w:rPrChange>
              </w:rPr>
            </w:r>
            <w:r w:rsidRPr="00E17A95" w:rsidDel="00EF02DB">
              <w:rPr>
                <w:rFonts w:ascii="Times New Roman" w:hAnsi="Times New Roman"/>
                <w:b w:val="0"/>
                <w:bCs w:val="0"/>
                <w:noProof/>
                <w:webHidden/>
                <w:rPrChange w:id="134" w:author="jake moses" w:date="2020-12-08T16:38:00Z">
                  <w:rPr>
                    <w:b w:val="0"/>
                    <w:bCs w:val="0"/>
                    <w:noProof/>
                    <w:webHidden/>
                  </w:rPr>
                </w:rPrChange>
              </w:rPr>
              <w:fldChar w:fldCharType="separate"/>
            </w:r>
            <w:r w:rsidRPr="00E17A95" w:rsidDel="00EF02DB">
              <w:rPr>
                <w:rFonts w:ascii="Times New Roman" w:hAnsi="Times New Roman"/>
                <w:noProof/>
                <w:webHidden/>
                <w:rPrChange w:id="135" w:author="jake moses" w:date="2020-12-08T16:38:00Z">
                  <w:rPr>
                    <w:noProof/>
                    <w:webHidden/>
                  </w:rPr>
                </w:rPrChange>
              </w:rPr>
              <w:delText>1</w:delText>
            </w:r>
            <w:r w:rsidRPr="00E17A95" w:rsidDel="00EF02DB">
              <w:rPr>
                <w:rFonts w:ascii="Times New Roman" w:hAnsi="Times New Roman"/>
                <w:b w:val="0"/>
                <w:bCs w:val="0"/>
                <w:noProof/>
                <w:webHidden/>
                <w:rPrChange w:id="13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137" w:author="jake moses" w:date="2020-12-08T16:38:00Z">
                  <w:rPr>
                    <w:rStyle w:val="Hyperlink"/>
                    <w:b w:val="0"/>
                    <w:bCs w:val="0"/>
                    <w:noProof/>
                  </w:rPr>
                </w:rPrChange>
              </w:rPr>
              <w:fldChar w:fldCharType="end"/>
            </w:r>
          </w:del>
        </w:p>
        <w:p w14:paraId="04D6FB63" w14:textId="24A54466" w:rsidR="008D3515" w:rsidRPr="00E17A95" w:rsidDel="00EF02DB" w:rsidRDefault="008D3515">
          <w:pPr>
            <w:pStyle w:val="TOC2"/>
            <w:tabs>
              <w:tab w:val="right" w:pos="9350"/>
            </w:tabs>
            <w:rPr>
              <w:del w:id="138" w:author="jake moses" w:date="2020-12-07T18:21:00Z"/>
              <w:rFonts w:ascii="Times New Roman" w:eastAsiaTheme="minorEastAsia" w:hAnsi="Times New Roman"/>
              <w:noProof/>
              <w:rPrChange w:id="139" w:author="jake moses" w:date="2020-12-08T16:38:00Z">
                <w:rPr>
                  <w:del w:id="140" w:author="jake moses" w:date="2020-12-07T18:21:00Z"/>
                  <w:rFonts w:eastAsiaTheme="minorEastAsia" w:cstheme="minorBidi"/>
                  <w:noProof/>
                </w:rPr>
              </w:rPrChange>
            </w:rPr>
          </w:pPr>
          <w:del w:id="141" w:author="jake moses" w:date="2020-12-07T18:21:00Z">
            <w:r w:rsidRPr="00E17A95" w:rsidDel="00EF02DB">
              <w:rPr>
                <w:rStyle w:val="Hyperlink"/>
                <w:rFonts w:ascii="Times New Roman" w:hAnsi="Times New Roman"/>
                <w:b w:val="0"/>
                <w:bCs w:val="0"/>
                <w:noProof/>
                <w:rPrChange w:id="14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143" w:author="jake moses" w:date="2020-12-08T16:38:00Z">
                  <w:rPr>
                    <w:rStyle w:val="Hyperlink"/>
                    <w:noProof/>
                  </w:rPr>
                </w:rPrChange>
              </w:rPr>
              <w:delInstrText xml:space="preserve"> </w:delInstrText>
            </w:r>
            <w:r w:rsidRPr="00E17A95" w:rsidDel="00EF02DB">
              <w:rPr>
                <w:rFonts w:ascii="Times New Roman" w:hAnsi="Times New Roman"/>
                <w:noProof/>
                <w:rPrChange w:id="144" w:author="jake moses" w:date="2020-12-08T16:38:00Z">
                  <w:rPr>
                    <w:noProof/>
                  </w:rPr>
                </w:rPrChange>
              </w:rPr>
              <w:delInstrText>HYPERLINK \l "_Toc58233307"</w:delInstrText>
            </w:r>
            <w:r w:rsidRPr="00E17A95" w:rsidDel="00EF02DB">
              <w:rPr>
                <w:rStyle w:val="Hyperlink"/>
                <w:rFonts w:ascii="Times New Roman" w:hAnsi="Times New Roman"/>
                <w:noProof/>
                <w:rPrChange w:id="14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146" w:author="jake moses" w:date="2020-12-08T16:38:00Z">
                  <w:rPr>
                    <w:rStyle w:val="Hyperlink"/>
                    <w:b w:val="0"/>
                    <w:bCs w:val="0"/>
                    <w:noProof/>
                  </w:rPr>
                </w:rPrChange>
              </w:rPr>
              <w:fldChar w:fldCharType="separate"/>
            </w:r>
          </w:del>
          <w:ins w:id="147" w:author="jake moses" w:date="2020-12-08T16:38:00Z">
            <w:r w:rsidR="00E17A95">
              <w:rPr>
                <w:rStyle w:val="Hyperlink"/>
                <w:noProof/>
              </w:rPr>
              <w:t>Error! Hyperlink reference not valid.</w:t>
            </w:r>
          </w:ins>
          <w:del w:id="148" w:author="jake moses" w:date="2020-12-07T18:21:00Z">
            <w:r w:rsidRPr="00E17A95" w:rsidDel="00EF02DB">
              <w:rPr>
                <w:rStyle w:val="Hyperlink"/>
                <w:rFonts w:ascii="Times New Roman" w:hAnsi="Times New Roman"/>
                <w:noProof/>
                <w:rPrChange w:id="149" w:author="jake moses" w:date="2020-12-08T16:38:00Z">
                  <w:rPr>
                    <w:rStyle w:val="Hyperlink"/>
                    <w:noProof/>
                  </w:rPr>
                </w:rPrChange>
              </w:rPr>
              <w:delText>Signatures</w:delText>
            </w:r>
            <w:r w:rsidRPr="00E17A95" w:rsidDel="00EF02DB">
              <w:rPr>
                <w:rFonts w:ascii="Times New Roman" w:hAnsi="Times New Roman"/>
                <w:noProof/>
                <w:webHidden/>
                <w:rPrChange w:id="150" w:author="jake moses" w:date="2020-12-08T16:38:00Z">
                  <w:rPr>
                    <w:noProof/>
                    <w:webHidden/>
                  </w:rPr>
                </w:rPrChange>
              </w:rPr>
              <w:tab/>
            </w:r>
            <w:r w:rsidRPr="00E17A95" w:rsidDel="00EF02DB">
              <w:rPr>
                <w:rFonts w:ascii="Times New Roman" w:hAnsi="Times New Roman"/>
                <w:b w:val="0"/>
                <w:bCs w:val="0"/>
                <w:noProof/>
                <w:webHidden/>
                <w:rPrChange w:id="151" w:author="jake moses" w:date="2020-12-08T16:38:00Z">
                  <w:rPr>
                    <w:b w:val="0"/>
                    <w:bCs w:val="0"/>
                    <w:noProof/>
                    <w:webHidden/>
                  </w:rPr>
                </w:rPrChange>
              </w:rPr>
              <w:fldChar w:fldCharType="begin"/>
            </w:r>
            <w:r w:rsidRPr="00E17A95" w:rsidDel="00EF02DB">
              <w:rPr>
                <w:rFonts w:ascii="Times New Roman" w:hAnsi="Times New Roman"/>
                <w:noProof/>
                <w:webHidden/>
                <w:rPrChange w:id="152" w:author="jake moses" w:date="2020-12-08T16:38:00Z">
                  <w:rPr>
                    <w:noProof/>
                    <w:webHidden/>
                  </w:rPr>
                </w:rPrChange>
              </w:rPr>
              <w:delInstrText xml:space="preserve"> PAGEREF _Toc58233307 \h </w:delInstrText>
            </w:r>
            <w:r w:rsidRPr="00E17A95" w:rsidDel="00EF02DB">
              <w:rPr>
                <w:rFonts w:ascii="Times New Roman" w:hAnsi="Times New Roman"/>
                <w:b w:val="0"/>
                <w:bCs w:val="0"/>
                <w:noProof/>
                <w:webHidden/>
                <w:rPrChange w:id="153" w:author="jake moses" w:date="2020-12-08T16:38:00Z">
                  <w:rPr>
                    <w:b w:val="0"/>
                    <w:bCs w:val="0"/>
                    <w:noProof/>
                    <w:webHidden/>
                  </w:rPr>
                </w:rPrChange>
              </w:rPr>
            </w:r>
            <w:r w:rsidRPr="00E17A95" w:rsidDel="00EF02DB">
              <w:rPr>
                <w:rFonts w:ascii="Times New Roman" w:hAnsi="Times New Roman"/>
                <w:b w:val="0"/>
                <w:bCs w:val="0"/>
                <w:noProof/>
                <w:webHidden/>
                <w:rPrChange w:id="154" w:author="jake moses" w:date="2020-12-08T16:38:00Z">
                  <w:rPr>
                    <w:b w:val="0"/>
                    <w:bCs w:val="0"/>
                    <w:noProof/>
                    <w:webHidden/>
                  </w:rPr>
                </w:rPrChange>
              </w:rPr>
              <w:fldChar w:fldCharType="separate"/>
            </w:r>
            <w:r w:rsidRPr="00E17A95" w:rsidDel="00EF02DB">
              <w:rPr>
                <w:rFonts w:ascii="Times New Roman" w:hAnsi="Times New Roman"/>
                <w:noProof/>
                <w:webHidden/>
                <w:rPrChange w:id="155" w:author="jake moses" w:date="2020-12-08T16:38:00Z">
                  <w:rPr>
                    <w:noProof/>
                    <w:webHidden/>
                  </w:rPr>
                </w:rPrChange>
              </w:rPr>
              <w:delText>1</w:delText>
            </w:r>
            <w:r w:rsidRPr="00E17A95" w:rsidDel="00EF02DB">
              <w:rPr>
                <w:rFonts w:ascii="Times New Roman" w:hAnsi="Times New Roman"/>
                <w:b w:val="0"/>
                <w:bCs w:val="0"/>
                <w:noProof/>
                <w:webHidden/>
                <w:rPrChange w:id="15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157" w:author="jake moses" w:date="2020-12-08T16:38:00Z">
                  <w:rPr>
                    <w:rStyle w:val="Hyperlink"/>
                    <w:b w:val="0"/>
                    <w:bCs w:val="0"/>
                    <w:noProof/>
                  </w:rPr>
                </w:rPrChange>
              </w:rPr>
              <w:fldChar w:fldCharType="end"/>
            </w:r>
          </w:del>
        </w:p>
        <w:p w14:paraId="4676B9DD" w14:textId="232E061C" w:rsidR="008D3515" w:rsidRPr="00E17A95" w:rsidDel="00EF02DB" w:rsidRDefault="008D3515">
          <w:pPr>
            <w:pStyle w:val="TOC2"/>
            <w:tabs>
              <w:tab w:val="right" w:pos="9350"/>
            </w:tabs>
            <w:rPr>
              <w:del w:id="158" w:author="jake moses" w:date="2020-12-07T18:21:00Z"/>
              <w:rFonts w:ascii="Times New Roman" w:eastAsiaTheme="minorEastAsia" w:hAnsi="Times New Roman"/>
              <w:noProof/>
              <w:rPrChange w:id="159" w:author="jake moses" w:date="2020-12-08T16:38:00Z">
                <w:rPr>
                  <w:del w:id="160" w:author="jake moses" w:date="2020-12-07T18:21:00Z"/>
                  <w:rFonts w:eastAsiaTheme="minorEastAsia" w:cstheme="minorBidi"/>
                  <w:noProof/>
                </w:rPr>
              </w:rPrChange>
            </w:rPr>
          </w:pPr>
          <w:del w:id="161" w:author="jake moses" w:date="2020-12-07T18:21:00Z">
            <w:r w:rsidRPr="00E17A95" w:rsidDel="00EF02DB">
              <w:rPr>
                <w:rStyle w:val="Hyperlink"/>
                <w:rFonts w:ascii="Times New Roman" w:hAnsi="Times New Roman"/>
                <w:b w:val="0"/>
                <w:bCs w:val="0"/>
                <w:noProof/>
                <w:rPrChange w:id="16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163" w:author="jake moses" w:date="2020-12-08T16:38:00Z">
                  <w:rPr>
                    <w:rStyle w:val="Hyperlink"/>
                    <w:noProof/>
                  </w:rPr>
                </w:rPrChange>
              </w:rPr>
              <w:delInstrText xml:space="preserve"> </w:delInstrText>
            </w:r>
            <w:r w:rsidRPr="00E17A95" w:rsidDel="00EF02DB">
              <w:rPr>
                <w:rFonts w:ascii="Times New Roman" w:hAnsi="Times New Roman"/>
                <w:noProof/>
                <w:rPrChange w:id="164" w:author="jake moses" w:date="2020-12-08T16:38:00Z">
                  <w:rPr>
                    <w:noProof/>
                  </w:rPr>
                </w:rPrChange>
              </w:rPr>
              <w:delInstrText>HYPERLINK \l "_Toc58233308"</w:delInstrText>
            </w:r>
            <w:r w:rsidRPr="00E17A95" w:rsidDel="00EF02DB">
              <w:rPr>
                <w:rStyle w:val="Hyperlink"/>
                <w:rFonts w:ascii="Times New Roman" w:hAnsi="Times New Roman"/>
                <w:noProof/>
                <w:rPrChange w:id="16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166" w:author="jake moses" w:date="2020-12-08T16:38:00Z">
                  <w:rPr>
                    <w:rStyle w:val="Hyperlink"/>
                    <w:b w:val="0"/>
                    <w:bCs w:val="0"/>
                    <w:noProof/>
                  </w:rPr>
                </w:rPrChange>
              </w:rPr>
              <w:fldChar w:fldCharType="separate"/>
            </w:r>
          </w:del>
          <w:ins w:id="167" w:author="jake moses" w:date="2020-12-08T16:38:00Z">
            <w:r w:rsidR="00E17A95">
              <w:rPr>
                <w:rStyle w:val="Hyperlink"/>
                <w:noProof/>
              </w:rPr>
              <w:t>Error! Hyperlink reference not valid.</w:t>
            </w:r>
          </w:ins>
          <w:del w:id="168" w:author="jake moses" w:date="2020-12-07T18:21:00Z">
            <w:r w:rsidRPr="00E17A95" w:rsidDel="00EF02DB">
              <w:rPr>
                <w:rStyle w:val="Hyperlink"/>
                <w:rFonts w:ascii="Times New Roman" w:hAnsi="Times New Roman"/>
                <w:noProof/>
                <w:rPrChange w:id="169" w:author="jake moses" w:date="2020-12-08T16:38:00Z">
                  <w:rPr>
                    <w:rStyle w:val="Hyperlink"/>
                    <w:noProof/>
                  </w:rPr>
                </w:rPrChange>
              </w:rPr>
              <w:delText>Statement of work:</w:delText>
            </w:r>
            <w:r w:rsidRPr="00E17A95" w:rsidDel="00EF02DB">
              <w:rPr>
                <w:rFonts w:ascii="Times New Roman" w:hAnsi="Times New Roman"/>
                <w:noProof/>
                <w:webHidden/>
                <w:rPrChange w:id="170" w:author="jake moses" w:date="2020-12-08T16:38:00Z">
                  <w:rPr>
                    <w:noProof/>
                    <w:webHidden/>
                  </w:rPr>
                </w:rPrChange>
              </w:rPr>
              <w:tab/>
            </w:r>
            <w:r w:rsidRPr="00E17A95" w:rsidDel="00EF02DB">
              <w:rPr>
                <w:rFonts w:ascii="Times New Roman" w:hAnsi="Times New Roman"/>
                <w:b w:val="0"/>
                <w:bCs w:val="0"/>
                <w:noProof/>
                <w:webHidden/>
                <w:rPrChange w:id="171" w:author="jake moses" w:date="2020-12-08T16:38:00Z">
                  <w:rPr>
                    <w:b w:val="0"/>
                    <w:bCs w:val="0"/>
                    <w:noProof/>
                    <w:webHidden/>
                  </w:rPr>
                </w:rPrChange>
              </w:rPr>
              <w:fldChar w:fldCharType="begin"/>
            </w:r>
            <w:r w:rsidRPr="00E17A95" w:rsidDel="00EF02DB">
              <w:rPr>
                <w:rFonts w:ascii="Times New Roman" w:hAnsi="Times New Roman"/>
                <w:noProof/>
                <w:webHidden/>
                <w:rPrChange w:id="172" w:author="jake moses" w:date="2020-12-08T16:38:00Z">
                  <w:rPr>
                    <w:noProof/>
                    <w:webHidden/>
                  </w:rPr>
                </w:rPrChange>
              </w:rPr>
              <w:delInstrText xml:space="preserve"> PAGEREF _Toc58233308 \h </w:delInstrText>
            </w:r>
            <w:r w:rsidRPr="00E17A95" w:rsidDel="00EF02DB">
              <w:rPr>
                <w:rFonts w:ascii="Times New Roman" w:hAnsi="Times New Roman"/>
                <w:b w:val="0"/>
                <w:bCs w:val="0"/>
                <w:noProof/>
                <w:webHidden/>
                <w:rPrChange w:id="173" w:author="jake moses" w:date="2020-12-08T16:38:00Z">
                  <w:rPr>
                    <w:b w:val="0"/>
                    <w:bCs w:val="0"/>
                    <w:noProof/>
                    <w:webHidden/>
                  </w:rPr>
                </w:rPrChange>
              </w:rPr>
            </w:r>
            <w:r w:rsidRPr="00E17A95" w:rsidDel="00EF02DB">
              <w:rPr>
                <w:rFonts w:ascii="Times New Roman" w:hAnsi="Times New Roman"/>
                <w:b w:val="0"/>
                <w:bCs w:val="0"/>
                <w:noProof/>
                <w:webHidden/>
                <w:rPrChange w:id="174" w:author="jake moses" w:date="2020-12-08T16:38:00Z">
                  <w:rPr>
                    <w:b w:val="0"/>
                    <w:bCs w:val="0"/>
                    <w:noProof/>
                    <w:webHidden/>
                  </w:rPr>
                </w:rPrChange>
              </w:rPr>
              <w:fldChar w:fldCharType="separate"/>
            </w:r>
            <w:r w:rsidRPr="00E17A95" w:rsidDel="00EF02DB">
              <w:rPr>
                <w:rFonts w:ascii="Times New Roman" w:hAnsi="Times New Roman"/>
                <w:noProof/>
                <w:webHidden/>
                <w:rPrChange w:id="175" w:author="jake moses" w:date="2020-12-08T16:38:00Z">
                  <w:rPr>
                    <w:noProof/>
                    <w:webHidden/>
                  </w:rPr>
                </w:rPrChange>
              </w:rPr>
              <w:delText>2</w:delText>
            </w:r>
            <w:r w:rsidRPr="00E17A95" w:rsidDel="00EF02DB">
              <w:rPr>
                <w:rFonts w:ascii="Times New Roman" w:hAnsi="Times New Roman"/>
                <w:b w:val="0"/>
                <w:bCs w:val="0"/>
                <w:noProof/>
                <w:webHidden/>
                <w:rPrChange w:id="17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177" w:author="jake moses" w:date="2020-12-08T16:38:00Z">
                  <w:rPr>
                    <w:rStyle w:val="Hyperlink"/>
                    <w:b w:val="0"/>
                    <w:bCs w:val="0"/>
                    <w:noProof/>
                  </w:rPr>
                </w:rPrChange>
              </w:rPr>
              <w:fldChar w:fldCharType="end"/>
            </w:r>
          </w:del>
        </w:p>
        <w:p w14:paraId="53C53644" w14:textId="0B2FDB6C" w:rsidR="008D3515" w:rsidRPr="00E17A95" w:rsidDel="00EF02DB" w:rsidRDefault="008D3515">
          <w:pPr>
            <w:pStyle w:val="TOC2"/>
            <w:tabs>
              <w:tab w:val="right" w:pos="9350"/>
            </w:tabs>
            <w:rPr>
              <w:del w:id="178" w:author="jake moses" w:date="2020-12-07T18:21:00Z"/>
              <w:rFonts w:ascii="Times New Roman" w:eastAsiaTheme="minorEastAsia" w:hAnsi="Times New Roman"/>
              <w:noProof/>
              <w:rPrChange w:id="179" w:author="jake moses" w:date="2020-12-08T16:38:00Z">
                <w:rPr>
                  <w:del w:id="180" w:author="jake moses" w:date="2020-12-07T18:21:00Z"/>
                  <w:rFonts w:eastAsiaTheme="minorEastAsia" w:cstheme="minorBidi"/>
                  <w:noProof/>
                </w:rPr>
              </w:rPrChange>
            </w:rPr>
          </w:pPr>
          <w:del w:id="181" w:author="jake moses" w:date="2020-12-07T18:21:00Z">
            <w:r w:rsidRPr="00E17A95" w:rsidDel="00EF02DB">
              <w:rPr>
                <w:rStyle w:val="Hyperlink"/>
                <w:rFonts w:ascii="Times New Roman" w:hAnsi="Times New Roman"/>
                <w:b w:val="0"/>
                <w:bCs w:val="0"/>
                <w:noProof/>
                <w:rPrChange w:id="18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183" w:author="jake moses" w:date="2020-12-08T16:38:00Z">
                  <w:rPr>
                    <w:rStyle w:val="Hyperlink"/>
                    <w:noProof/>
                  </w:rPr>
                </w:rPrChange>
              </w:rPr>
              <w:delInstrText xml:space="preserve"> </w:delInstrText>
            </w:r>
            <w:r w:rsidRPr="00E17A95" w:rsidDel="00EF02DB">
              <w:rPr>
                <w:rFonts w:ascii="Times New Roman" w:hAnsi="Times New Roman"/>
                <w:noProof/>
                <w:rPrChange w:id="184" w:author="jake moses" w:date="2020-12-08T16:38:00Z">
                  <w:rPr>
                    <w:noProof/>
                  </w:rPr>
                </w:rPrChange>
              </w:rPr>
              <w:delInstrText>HYPERLINK \l "_Toc58233309"</w:delInstrText>
            </w:r>
            <w:r w:rsidRPr="00E17A95" w:rsidDel="00EF02DB">
              <w:rPr>
                <w:rStyle w:val="Hyperlink"/>
                <w:rFonts w:ascii="Times New Roman" w:hAnsi="Times New Roman"/>
                <w:noProof/>
                <w:rPrChange w:id="18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186" w:author="jake moses" w:date="2020-12-08T16:38:00Z">
                  <w:rPr>
                    <w:rStyle w:val="Hyperlink"/>
                    <w:b w:val="0"/>
                    <w:bCs w:val="0"/>
                    <w:noProof/>
                  </w:rPr>
                </w:rPrChange>
              </w:rPr>
              <w:fldChar w:fldCharType="separate"/>
            </w:r>
          </w:del>
          <w:ins w:id="187" w:author="jake moses" w:date="2020-12-08T16:38:00Z">
            <w:r w:rsidR="00E17A95">
              <w:rPr>
                <w:rStyle w:val="Hyperlink"/>
                <w:noProof/>
              </w:rPr>
              <w:t>Error! Hyperlink reference not valid.</w:t>
            </w:r>
          </w:ins>
          <w:del w:id="188" w:author="jake moses" w:date="2020-12-07T18:21:00Z">
            <w:r w:rsidRPr="00E17A95" w:rsidDel="00EF02DB">
              <w:rPr>
                <w:rStyle w:val="Hyperlink"/>
                <w:rFonts w:ascii="Times New Roman" w:hAnsi="Times New Roman"/>
                <w:noProof/>
                <w:rPrChange w:id="189" w:author="jake moses" w:date="2020-12-08T16:38:00Z">
                  <w:rPr>
                    <w:rStyle w:val="Hyperlink"/>
                    <w:noProof/>
                  </w:rPr>
                </w:rPrChange>
              </w:rPr>
              <w:delText>Table of Contents</w:delText>
            </w:r>
            <w:r w:rsidRPr="00E17A95" w:rsidDel="00EF02DB">
              <w:rPr>
                <w:rFonts w:ascii="Times New Roman" w:hAnsi="Times New Roman"/>
                <w:noProof/>
                <w:webHidden/>
                <w:rPrChange w:id="190" w:author="jake moses" w:date="2020-12-08T16:38:00Z">
                  <w:rPr>
                    <w:noProof/>
                    <w:webHidden/>
                  </w:rPr>
                </w:rPrChange>
              </w:rPr>
              <w:tab/>
            </w:r>
            <w:r w:rsidRPr="00E17A95" w:rsidDel="00EF02DB">
              <w:rPr>
                <w:rFonts w:ascii="Times New Roman" w:hAnsi="Times New Roman"/>
                <w:b w:val="0"/>
                <w:bCs w:val="0"/>
                <w:noProof/>
                <w:webHidden/>
                <w:rPrChange w:id="191" w:author="jake moses" w:date="2020-12-08T16:38:00Z">
                  <w:rPr>
                    <w:b w:val="0"/>
                    <w:bCs w:val="0"/>
                    <w:noProof/>
                    <w:webHidden/>
                  </w:rPr>
                </w:rPrChange>
              </w:rPr>
              <w:fldChar w:fldCharType="begin"/>
            </w:r>
            <w:r w:rsidRPr="00E17A95" w:rsidDel="00EF02DB">
              <w:rPr>
                <w:rFonts w:ascii="Times New Roman" w:hAnsi="Times New Roman"/>
                <w:noProof/>
                <w:webHidden/>
                <w:rPrChange w:id="192" w:author="jake moses" w:date="2020-12-08T16:38:00Z">
                  <w:rPr>
                    <w:noProof/>
                    <w:webHidden/>
                  </w:rPr>
                </w:rPrChange>
              </w:rPr>
              <w:delInstrText xml:space="preserve"> PAGEREF _Toc58233309 \h </w:delInstrText>
            </w:r>
            <w:r w:rsidRPr="00E17A95" w:rsidDel="00EF02DB">
              <w:rPr>
                <w:rFonts w:ascii="Times New Roman" w:hAnsi="Times New Roman"/>
                <w:b w:val="0"/>
                <w:bCs w:val="0"/>
                <w:noProof/>
                <w:webHidden/>
                <w:rPrChange w:id="193" w:author="jake moses" w:date="2020-12-08T16:38:00Z">
                  <w:rPr>
                    <w:b w:val="0"/>
                    <w:bCs w:val="0"/>
                    <w:noProof/>
                    <w:webHidden/>
                  </w:rPr>
                </w:rPrChange>
              </w:rPr>
            </w:r>
            <w:r w:rsidRPr="00E17A95" w:rsidDel="00EF02DB">
              <w:rPr>
                <w:rFonts w:ascii="Times New Roman" w:hAnsi="Times New Roman"/>
                <w:b w:val="0"/>
                <w:bCs w:val="0"/>
                <w:noProof/>
                <w:webHidden/>
                <w:rPrChange w:id="194" w:author="jake moses" w:date="2020-12-08T16:38:00Z">
                  <w:rPr>
                    <w:b w:val="0"/>
                    <w:bCs w:val="0"/>
                    <w:noProof/>
                    <w:webHidden/>
                  </w:rPr>
                </w:rPrChange>
              </w:rPr>
              <w:fldChar w:fldCharType="separate"/>
            </w:r>
            <w:r w:rsidRPr="00E17A95" w:rsidDel="00EF02DB">
              <w:rPr>
                <w:rFonts w:ascii="Times New Roman" w:hAnsi="Times New Roman"/>
                <w:noProof/>
                <w:webHidden/>
                <w:rPrChange w:id="195" w:author="jake moses" w:date="2020-12-08T16:38:00Z">
                  <w:rPr>
                    <w:noProof/>
                    <w:webHidden/>
                  </w:rPr>
                </w:rPrChange>
              </w:rPr>
              <w:delText>3</w:delText>
            </w:r>
            <w:r w:rsidRPr="00E17A95" w:rsidDel="00EF02DB">
              <w:rPr>
                <w:rFonts w:ascii="Times New Roman" w:hAnsi="Times New Roman"/>
                <w:b w:val="0"/>
                <w:bCs w:val="0"/>
                <w:noProof/>
                <w:webHidden/>
                <w:rPrChange w:id="19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197" w:author="jake moses" w:date="2020-12-08T16:38:00Z">
                  <w:rPr>
                    <w:rStyle w:val="Hyperlink"/>
                    <w:b w:val="0"/>
                    <w:bCs w:val="0"/>
                    <w:noProof/>
                  </w:rPr>
                </w:rPrChange>
              </w:rPr>
              <w:fldChar w:fldCharType="end"/>
            </w:r>
          </w:del>
        </w:p>
        <w:p w14:paraId="4FBFA685" w14:textId="3F9F6E5C" w:rsidR="008D3515" w:rsidRPr="00E17A95" w:rsidDel="00EF02DB" w:rsidRDefault="008D3515">
          <w:pPr>
            <w:pStyle w:val="TOC2"/>
            <w:tabs>
              <w:tab w:val="right" w:pos="9350"/>
            </w:tabs>
            <w:rPr>
              <w:del w:id="198" w:author="jake moses" w:date="2020-12-07T18:21:00Z"/>
              <w:rFonts w:ascii="Times New Roman" w:eastAsiaTheme="minorEastAsia" w:hAnsi="Times New Roman"/>
              <w:noProof/>
              <w:rPrChange w:id="199" w:author="jake moses" w:date="2020-12-08T16:38:00Z">
                <w:rPr>
                  <w:del w:id="200" w:author="jake moses" w:date="2020-12-07T18:21:00Z"/>
                  <w:rFonts w:eastAsiaTheme="minorEastAsia" w:cstheme="minorBidi"/>
                  <w:noProof/>
                </w:rPr>
              </w:rPrChange>
            </w:rPr>
          </w:pPr>
          <w:del w:id="201" w:author="jake moses" w:date="2020-12-07T18:21:00Z">
            <w:r w:rsidRPr="00E17A95" w:rsidDel="00EF02DB">
              <w:rPr>
                <w:rStyle w:val="Hyperlink"/>
                <w:rFonts w:ascii="Times New Roman" w:hAnsi="Times New Roman"/>
                <w:b w:val="0"/>
                <w:bCs w:val="0"/>
                <w:noProof/>
                <w:rPrChange w:id="20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203" w:author="jake moses" w:date="2020-12-08T16:38:00Z">
                  <w:rPr>
                    <w:rStyle w:val="Hyperlink"/>
                    <w:noProof/>
                  </w:rPr>
                </w:rPrChange>
              </w:rPr>
              <w:delInstrText xml:space="preserve"> </w:delInstrText>
            </w:r>
            <w:r w:rsidRPr="00E17A95" w:rsidDel="00EF02DB">
              <w:rPr>
                <w:rFonts w:ascii="Times New Roman" w:hAnsi="Times New Roman"/>
                <w:noProof/>
                <w:rPrChange w:id="204" w:author="jake moses" w:date="2020-12-08T16:38:00Z">
                  <w:rPr>
                    <w:noProof/>
                  </w:rPr>
                </w:rPrChange>
              </w:rPr>
              <w:delInstrText>HYPERLINK \l "_Toc58233310"</w:delInstrText>
            </w:r>
            <w:r w:rsidRPr="00E17A95" w:rsidDel="00EF02DB">
              <w:rPr>
                <w:rStyle w:val="Hyperlink"/>
                <w:rFonts w:ascii="Times New Roman" w:hAnsi="Times New Roman"/>
                <w:noProof/>
                <w:rPrChange w:id="20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206" w:author="jake moses" w:date="2020-12-08T16:38:00Z">
                  <w:rPr>
                    <w:rStyle w:val="Hyperlink"/>
                    <w:b w:val="0"/>
                    <w:bCs w:val="0"/>
                    <w:noProof/>
                  </w:rPr>
                </w:rPrChange>
              </w:rPr>
              <w:fldChar w:fldCharType="separate"/>
            </w:r>
          </w:del>
          <w:ins w:id="207" w:author="jake moses" w:date="2020-12-08T16:38:00Z">
            <w:r w:rsidR="00E17A95">
              <w:rPr>
                <w:rStyle w:val="Hyperlink"/>
                <w:noProof/>
              </w:rPr>
              <w:t>Error! Hyperlink reference not valid.</w:t>
            </w:r>
          </w:ins>
          <w:del w:id="208" w:author="jake moses" w:date="2020-12-07T18:21:00Z">
            <w:r w:rsidRPr="00E17A95" w:rsidDel="00EF02DB">
              <w:rPr>
                <w:rStyle w:val="Hyperlink"/>
                <w:rFonts w:ascii="Times New Roman" w:hAnsi="Times New Roman"/>
                <w:noProof/>
                <w:rPrChange w:id="209" w:author="jake moses" w:date="2020-12-08T16:38:00Z">
                  <w:rPr>
                    <w:rStyle w:val="Hyperlink"/>
                    <w:noProof/>
                  </w:rPr>
                </w:rPrChange>
              </w:rPr>
              <w:delText>Table of Figures</w:delText>
            </w:r>
            <w:r w:rsidRPr="00E17A95" w:rsidDel="00EF02DB">
              <w:rPr>
                <w:rFonts w:ascii="Times New Roman" w:hAnsi="Times New Roman"/>
                <w:noProof/>
                <w:webHidden/>
                <w:rPrChange w:id="210" w:author="jake moses" w:date="2020-12-08T16:38:00Z">
                  <w:rPr>
                    <w:noProof/>
                    <w:webHidden/>
                  </w:rPr>
                </w:rPrChange>
              </w:rPr>
              <w:tab/>
            </w:r>
            <w:r w:rsidRPr="00E17A95" w:rsidDel="00EF02DB">
              <w:rPr>
                <w:rFonts w:ascii="Times New Roman" w:hAnsi="Times New Roman"/>
                <w:b w:val="0"/>
                <w:bCs w:val="0"/>
                <w:noProof/>
                <w:webHidden/>
                <w:rPrChange w:id="211" w:author="jake moses" w:date="2020-12-08T16:38:00Z">
                  <w:rPr>
                    <w:b w:val="0"/>
                    <w:bCs w:val="0"/>
                    <w:noProof/>
                    <w:webHidden/>
                  </w:rPr>
                </w:rPrChange>
              </w:rPr>
              <w:fldChar w:fldCharType="begin"/>
            </w:r>
            <w:r w:rsidRPr="00E17A95" w:rsidDel="00EF02DB">
              <w:rPr>
                <w:rFonts w:ascii="Times New Roman" w:hAnsi="Times New Roman"/>
                <w:noProof/>
                <w:webHidden/>
                <w:rPrChange w:id="212" w:author="jake moses" w:date="2020-12-08T16:38:00Z">
                  <w:rPr>
                    <w:noProof/>
                    <w:webHidden/>
                  </w:rPr>
                </w:rPrChange>
              </w:rPr>
              <w:delInstrText xml:space="preserve"> PAGEREF _Toc58233310 \h </w:delInstrText>
            </w:r>
            <w:r w:rsidRPr="00E17A95" w:rsidDel="00EF02DB">
              <w:rPr>
                <w:rFonts w:ascii="Times New Roman" w:hAnsi="Times New Roman"/>
                <w:b w:val="0"/>
                <w:bCs w:val="0"/>
                <w:noProof/>
                <w:webHidden/>
                <w:rPrChange w:id="213" w:author="jake moses" w:date="2020-12-08T16:38:00Z">
                  <w:rPr>
                    <w:b w:val="0"/>
                    <w:bCs w:val="0"/>
                    <w:noProof/>
                    <w:webHidden/>
                  </w:rPr>
                </w:rPrChange>
              </w:rPr>
            </w:r>
            <w:r w:rsidRPr="00E17A95" w:rsidDel="00EF02DB">
              <w:rPr>
                <w:rFonts w:ascii="Times New Roman" w:hAnsi="Times New Roman"/>
                <w:b w:val="0"/>
                <w:bCs w:val="0"/>
                <w:noProof/>
                <w:webHidden/>
                <w:rPrChange w:id="214" w:author="jake moses" w:date="2020-12-08T16:38:00Z">
                  <w:rPr>
                    <w:b w:val="0"/>
                    <w:bCs w:val="0"/>
                    <w:noProof/>
                    <w:webHidden/>
                  </w:rPr>
                </w:rPrChange>
              </w:rPr>
              <w:fldChar w:fldCharType="separate"/>
            </w:r>
            <w:r w:rsidRPr="00E17A95" w:rsidDel="00EF02DB">
              <w:rPr>
                <w:rFonts w:ascii="Times New Roman" w:hAnsi="Times New Roman"/>
                <w:noProof/>
                <w:webHidden/>
                <w:rPrChange w:id="215" w:author="jake moses" w:date="2020-12-08T16:38:00Z">
                  <w:rPr>
                    <w:noProof/>
                    <w:webHidden/>
                  </w:rPr>
                </w:rPrChange>
              </w:rPr>
              <w:delText>4</w:delText>
            </w:r>
            <w:r w:rsidRPr="00E17A95" w:rsidDel="00EF02DB">
              <w:rPr>
                <w:rFonts w:ascii="Times New Roman" w:hAnsi="Times New Roman"/>
                <w:b w:val="0"/>
                <w:bCs w:val="0"/>
                <w:noProof/>
                <w:webHidden/>
                <w:rPrChange w:id="21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217" w:author="jake moses" w:date="2020-12-08T16:38:00Z">
                  <w:rPr>
                    <w:rStyle w:val="Hyperlink"/>
                    <w:b w:val="0"/>
                    <w:bCs w:val="0"/>
                    <w:noProof/>
                  </w:rPr>
                </w:rPrChange>
              </w:rPr>
              <w:fldChar w:fldCharType="end"/>
            </w:r>
          </w:del>
        </w:p>
        <w:p w14:paraId="066411AA" w14:textId="21FD7527" w:rsidR="008D3515" w:rsidRPr="00E17A95" w:rsidDel="00EF02DB" w:rsidRDefault="008D3515">
          <w:pPr>
            <w:pStyle w:val="TOC2"/>
            <w:tabs>
              <w:tab w:val="right" w:pos="9350"/>
            </w:tabs>
            <w:rPr>
              <w:del w:id="218" w:author="jake moses" w:date="2020-12-07T18:21:00Z"/>
              <w:rFonts w:ascii="Times New Roman" w:eastAsiaTheme="minorEastAsia" w:hAnsi="Times New Roman"/>
              <w:noProof/>
              <w:rPrChange w:id="219" w:author="jake moses" w:date="2020-12-08T16:38:00Z">
                <w:rPr>
                  <w:del w:id="220" w:author="jake moses" w:date="2020-12-07T18:21:00Z"/>
                  <w:rFonts w:eastAsiaTheme="minorEastAsia" w:cstheme="minorBidi"/>
                  <w:noProof/>
                </w:rPr>
              </w:rPrChange>
            </w:rPr>
          </w:pPr>
          <w:del w:id="221" w:author="jake moses" w:date="2020-12-07T18:21:00Z">
            <w:r w:rsidRPr="00E17A95" w:rsidDel="00EF02DB">
              <w:rPr>
                <w:rStyle w:val="Hyperlink"/>
                <w:rFonts w:ascii="Times New Roman" w:hAnsi="Times New Roman"/>
                <w:b w:val="0"/>
                <w:bCs w:val="0"/>
                <w:noProof/>
                <w:rPrChange w:id="22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223" w:author="jake moses" w:date="2020-12-08T16:38:00Z">
                  <w:rPr>
                    <w:rStyle w:val="Hyperlink"/>
                    <w:noProof/>
                  </w:rPr>
                </w:rPrChange>
              </w:rPr>
              <w:delInstrText xml:space="preserve"> </w:delInstrText>
            </w:r>
            <w:r w:rsidRPr="00E17A95" w:rsidDel="00EF02DB">
              <w:rPr>
                <w:rFonts w:ascii="Times New Roman" w:hAnsi="Times New Roman"/>
                <w:noProof/>
                <w:rPrChange w:id="224" w:author="jake moses" w:date="2020-12-08T16:38:00Z">
                  <w:rPr>
                    <w:noProof/>
                  </w:rPr>
                </w:rPrChange>
              </w:rPr>
              <w:delInstrText>HYPERLINK \l "_Toc58233311"</w:delInstrText>
            </w:r>
            <w:r w:rsidRPr="00E17A95" w:rsidDel="00EF02DB">
              <w:rPr>
                <w:rStyle w:val="Hyperlink"/>
                <w:rFonts w:ascii="Times New Roman" w:hAnsi="Times New Roman"/>
                <w:noProof/>
                <w:rPrChange w:id="22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226" w:author="jake moses" w:date="2020-12-08T16:38:00Z">
                  <w:rPr>
                    <w:rStyle w:val="Hyperlink"/>
                    <w:b w:val="0"/>
                    <w:bCs w:val="0"/>
                    <w:noProof/>
                  </w:rPr>
                </w:rPrChange>
              </w:rPr>
              <w:fldChar w:fldCharType="separate"/>
            </w:r>
          </w:del>
          <w:ins w:id="227" w:author="jake moses" w:date="2020-12-08T16:38:00Z">
            <w:r w:rsidR="00E17A95">
              <w:rPr>
                <w:rStyle w:val="Hyperlink"/>
                <w:noProof/>
              </w:rPr>
              <w:t>Error! Hyperlink reference not valid.</w:t>
            </w:r>
          </w:ins>
          <w:del w:id="228" w:author="jake moses" w:date="2020-12-07T18:21:00Z">
            <w:r w:rsidRPr="00E17A95" w:rsidDel="00EF02DB">
              <w:rPr>
                <w:rStyle w:val="Hyperlink"/>
                <w:rFonts w:ascii="Times New Roman" w:hAnsi="Times New Roman"/>
                <w:noProof/>
                <w:rPrChange w:id="229" w:author="jake moses" w:date="2020-12-08T16:38:00Z">
                  <w:rPr>
                    <w:rStyle w:val="Hyperlink"/>
                    <w:noProof/>
                  </w:rPr>
                </w:rPrChange>
              </w:rPr>
              <w:delText>Background</w:delText>
            </w:r>
            <w:r w:rsidRPr="00E17A95" w:rsidDel="00EF02DB">
              <w:rPr>
                <w:rFonts w:ascii="Times New Roman" w:hAnsi="Times New Roman"/>
                <w:noProof/>
                <w:webHidden/>
                <w:rPrChange w:id="230" w:author="jake moses" w:date="2020-12-08T16:38:00Z">
                  <w:rPr>
                    <w:noProof/>
                    <w:webHidden/>
                  </w:rPr>
                </w:rPrChange>
              </w:rPr>
              <w:tab/>
            </w:r>
            <w:r w:rsidRPr="00E17A95" w:rsidDel="00EF02DB">
              <w:rPr>
                <w:rFonts w:ascii="Times New Roman" w:hAnsi="Times New Roman"/>
                <w:b w:val="0"/>
                <w:bCs w:val="0"/>
                <w:noProof/>
                <w:webHidden/>
                <w:rPrChange w:id="231" w:author="jake moses" w:date="2020-12-08T16:38:00Z">
                  <w:rPr>
                    <w:b w:val="0"/>
                    <w:bCs w:val="0"/>
                    <w:noProof/>
                    <w:webHidden/>
                  </w:rPr>
                </w:rPrChange>
              </w:rPr>
              <w:fldChar w:fldCharType="begin"/>
            </w:r>
            <w:r w:rsidRPr="00E17A95" w:rsidDel="00EF02DB">
              <w:rPr>
                <w:rFonts w:ascii="Times New Roman" w:hAnsi="Times New Roman"/>
                <w:noProof/>
                <w:webHidden/>
                <w:rPrChange w:id="232" w:author="jake moses" w:date="2020-12-08T16:38:00Z">
                  <w:rPr>
                    <w:noProof/>
                    <w:webHidden/>
                  </w:rPr>
                </w:rPrChange>
              </w:rPr>
              <w:delInstrText xml:space="preserve"> PAGEREF _Toc58233311 \h </w:delInstrText>
            </w:r>
            <w:r w:rsidRPr="00E17A95" w:rsidDel="00EF02DB">
              <w:rPr>
                <w:rFonts w:ascii="Times New Roman" w:hAnsi="Times New Roman"/>
                <w:b w:val="0"/>
                <w:bCs w:val="0"/>
                <w:noProof/>
                <w:webHidden/>
                <w:rPrChange w:id="233" w:author="jake moses" w:date="2020-12-08T16:38:00Z">
                  <w:rPr>
                    <w:b w:val="0"/>
                    <w:bCs w:val="0"/>
                    <w:noProof/>
                    <w:webHidden/>
                  </w:rPr>
                </w:rPrChange>
              </w:rPr>
            </w:r>
            <w:r w:rsidRPr="00E17A95" w:rsidDel="00EF02DB">
              <w:rPr>
                <w:rFonts w:ascii="Times New Roman" w:hAnsi="Times New Roman"/>
                <w:b w:val="0"/>
                <w:bCs w:val="0"/>
                <w:noProof/>
                <w:webHidden/>
                <w:rPrChange w:id="234" w:author="jake moses" w:date="2020-12-08T16:38:00Z">
                  <w:rPr>
                    <w:b w:val="0"/>
                    <w:bCs w:val="0"/>
                    <w:noProof/>
                    <w:webHidden/>
                  </w:rPr>
                </w:rPrChange>
              </w:rPr>
              <w:fldChar w:fldCharType="separate"/>
            </w:r>
            <w:r w:rsidRPr="00E17A95" w:rsidDel="00EF02DB">
              <w:rPr>
                <w:rFonts w:ascii="Times New Roman" w:hAnsi="Times New Roman"/>
                <w:noProof/>
                <w:webHidden/>
                <w:rPrChange w:id="235" w:author="jake moses" w:date="2020-12-08T16:38:00Z">
                  <w:rPr>
                    <w:noProof/>
                    <w:webHidden/>
                  </w:rPr>
                </w:rPrChange>
              </w:rPr>
              <w:delText>5</w:delText>
            </w:r>
            <w:r w:rsidRPr="00E17A95" w:rsidDel="00EF02DB">
              <w:rPr>
                <w:rFonts w:ascii="Times New Roman" w:hAnsi="Times New Roman"/>
                <w:b w:val="0"/>
                <w:bCs w:val="0"/>
                <w:noProof/>
                <w:webHidden/>
                <w:rPrChange w:id="23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237" w:author="jake moses" w:date="2020-12-08T16:38:00Z">
                  <w:rPr>
                    <w:rStyle w:val="Hyperlink"/>
                    <w:b w:val="0"/>
                    <w:bCs w:val="0"/>
                    <w:noProof/>
                  </w:rPr>
                </w:rPrChange>
              </w:rPr>
              <w:fldChar w:fldCharType="end"/>
            </w:r>
          </w:del>
        </w:p>
        <w:p w14:paraId="480655F6" w14:textId="4E588B6B" w:rsidR="008D3515" w:rsidRPr="00E17A95" w:rsidDel="00EF02DB" w:rsidRDefault="008D3515">
          <w:pPr>
            <w:pStyle w:val="TOC2"/>
            <w:tabs>
              <w:tab w:val="right" w:pos="9350"/>
            </w:tabs>
            <w:rPr>
              <w:del w:id="238" w:author="jake moses" w:date="2020-12-07T18:21:00Z"/>
              <w:rFonts w:ascii="Times New Roman" w:eastAsiaTheme="minorEastAsia" w:hAnsi="Times New Roman"/>
              <w:noProof/>
              <w:rPrChange w:id="239" w:author="jake moses" w:date="2020-12-08T16:38:00Z">
                <w:rPr>
                  <w:del w:id="240" w:author="jake moses" w:date="2020-12-07T18:21:00Z"/>
                  <w:rFonts w:eastAsiaTheme="minorEastAsia" w:cstheme="minorBidi"/>
                  <w:noProof/>
                </w:rPr>
              </w:rPrChange>
            </w:rPr>
          </w:pPr>
          <w:del w:id="241" w:author="jake moses" w:date="2020-12-07T18:21:00Z">
            <w:r w:rsidRPr="00E17A95" w:rsidDel="00EF02DB">
              <w:rPr>
                <w:rStyle w:val="Hyperlink"/>
                <w:rFonts w:ascii="Times New Roman" w:hAnsi="Times New Roman"/>
                <w:b w:val="0"/>
                <w:bCs w:val="0"/>
                <w:noProof/>
                <w:rPrChange w:id="24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243" w:author="jake moses" w:date="2020-12-08T16:38:00Z">
                  <w:rPr>
                    <w:rStyle w:val="Hyperlink"/>
                    <w:noProof/>
                  </w:rPr>
                </w:rPrChange>
              </w:rPr>
              <w:delInstrText xml:space="preserve"> </w:delInstrText>
            </w:r>
            <w:r w:rsidRPr="00E17A95" w:rsidDel="00EF02DB">
              <w:rPr>
                <w:rFonts w:ascii="Times New Roman" w:hAnsi="Times New Roman"/>
                <w:noProof/>
                <w:rPrChange w:id="244" w:author="jake moses" w:date="2020-12-08T16:38:00Z">
                  <w:rPr>
                    <w:noProof/>
                  </w:rPr>
                </w:rPrChange>
              </w:rPr>
              <w:delInstrText>HYPERLINK \l "_Toc58233312"</w:delInstrText>
            </w:r>
            <w:r w:rsidRPr="00E17A95" w:rsidDel="00EF02DB">
              <w:rPr>
                <w:rStyle w:val="Hyperlink"/>
                <w:rFonts w:ascii="Times New Roman" w:hAnsi="Times New Roman"/>
                <w:noProof/>
                <w:rPrChange w:id="24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246" w:author="jake moses" w:date="2020-12-08T16:38:00Z">
                  <w:rPr>
                    <w:rStyle w:val="Hyperlink"/>
                    <w:b w:val="0"/>
                    <w:bCs w:val="0"/>
                    <w:noProof/>
                  </w:rPr>
                </w:rPrChange>
              </w:rPr>
              <w:fldChar w:fldCharType="separate"/>
            </w:r>
          </w:del>
          <w:ins w:id="247" w:author="jake moses" w:date="2020-12-08T16:38:00Z">
            <w:r w:rsidR="00E17A95">
              <w:rPr>
                <w:rStyle w:val="Hyperlink"/>
                <w:noProof/>
              </w:rPr>
              <w:t>Error! Hyperlink reference not valid.</w:t>
            </w:r>
          </w:ins>
          <w:del w:id="248" w:author="jake moses" w:date="2020-12-07T18:21:00Z">
            <w:r w:rsidRPr="00E17A95" w:rsidDel="00EF02DB">
              <w:rPr>
                <w:rStyle w:val="Hyperlink"/>
                <w:rFonts w:ascii="Times New Roman" w:hAnsi="Times New Roman"/>
                <w:noProof/>
                <w:rPrChange w:id="249" w:author="jake moses" w:date="2020-12-08T16:38:00Z">
                  <w:rPr>
                    <w:rStyle w:val="Hyperlink"/>
                    <w:noProof/>
                  </w:rPr>
                </w:rPrChange>
              </w:rPr>
              <w:delText>Constraints</w:delText>
            </w:r>
            <w:r w:rsidRPr="00E17A95" w:rsidDel="00EF02DB">
              <w:rPr>
                <w:rFonts w:ascii="Times New Roman" w:hAnsi="Times New Roman"/>
                <w:noProof/>
                <w:webHidden/>
                <w:rPrChange w:id="250" w:author="jake moses" w:date="2020-12-08T16:38:00Z">
                  <w:rPr>
                    <w:noProof/>
                    <w:webHidden/>
                  </w:rPr>
                </w:rPrChange>
              </w:rPr>
              <w:tab/>
            </w:r>
            <w:r w:rsidRPr="00E17A95" w:rsidDel="00EF02DB">
              <w:rPr>
                <w:rFonts w:ascii="Times New Roman" w:hAnsi="Times New Roman"/>
                <w:b w:val="0"/>
                <w:bCs w:val="0"/>
                <w:noProof/>
                <w:webHidden/>
                <w:rPrChange w:id="251" w:author="jake moses" w:date="2020-12-08T16:38:00Z">
                  <w:rPr>
                    <w:b w:val="0"/>
                    <w:bCs w:val="0"/>
                    <w:noProof/>
                    <w:webHidden/>
                  </w:rPr>
                </w:rPrChange>
              </w:rPr>
              <w:fldChar w:fldCharType="begin"/>
            </w:r>
            <w:r w:rsidRPr="00E17A95" w:rsidDel="00EF02DB">
              <w:rPr>
                <w:rFonts w:ascii="Times New Roman" w:hAnsi="Times New Roman"/>
                <w:noProof/>
                <w:webHidden/>
                <w:rPrChange w:id="252" w:author="jake moses" w:date="2020-12-08T16:38:00Z">
                  <w:rPr>
                    <w:noProof/>
                    <w:webHidden/>
                  </w:rPr>
                </w:rPrChange>
              </w:rPr>
              <w:delInstrText xml:space="preserve"> PAGEREF _Toc58233312 \h </w:delInstrText>
            </w:r>
            <w:r w:rsidRPr="00E17A95" w:rsidDel="00EF02DB">
              <w:rPr>
                <w:rFonts w:ascii="Times New Roman" w:hAnsi="Times New Roman"/>
                <w:b w:val="0"/>
                <w:bCs w:val="0"/>
                <w:noProof/>
                <w:webHidden/>
                <w:rPrChange w:id="253" w:author="jake moses" w:date="2020-12-08T16:38:00Z">
                  <w:rPr>
                    <w:b w:val="0"/>
                    <w:bCs w:val="0"/>
                    <w:noProof/>
                    <w:webHidden/>
                  </w:rPr>
                </w:rPrChange>
              </w:rPr>
            </w:r>
            <w:r w:rsidRPr="00E17A95" w:rsidDel="00EF02DB">
              <w:rPr>
                <w:rFonts w:ascii="Times New Roman" w:hAnsi="Times New Roman"/>
                <w:b w:val="0"/>
                <w:bCs w:val="0"/>
                <w:noProof/>
                <w:webHidden/>
                <w:rPrChange w:id="254" w:author="jake moses" w:date="2020-12-08T16:38:00Z">
                  <w:rPr>
                    <w:b w:val="0"/>
                    <w:bCs w:val="0"/>
                    <w:noProof/>
                    <w:webHidden/>
                  </w:rPr>
                </w:rPrChange>
              </w:rPr>
              <w:fldChar w:fldCharType="separate"/>
            </w:r>
            <w:r w:rsidRPr="00E17A95" w:rsidDel="00EF02DB">
              <w:rPr>
                <w:rFonts w:ascii="Times New Roman" w:hAnsi="Times New Roman"/>
                <w:noProof/>
                <w:webHidden/>
                <w:rPrChange w:id="255" w:author="jake moses" w:date="2020-12-08T16:38:00Z">
                  <w:rPr>
                    <w:noProof/>
                    <w:webHidden/>
                  </w:rPr>
                </w:rPrChange>
              </w:rPr>
              <w:delText>6</w:delText>
            </w:r>
            <w:r w:rsidRPr="00E17A95" w:rsidDel="00EF02DB">
              <w:rPr>
                <w:rFonts w:ascii="Times New Roman" w:hAnsi="Times New Roman"/>
                <w:b w:val="0"/>
                <w:bCs w:val="0"/>
                <w:noProof/>
                <w:webHidden/>
                <w:rPrChange w:id="25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257" w:author="jake moses" w:date="2020-12-08T16:38:00Z">
                  <w:rPr>
                    <w:rStyle w:val="Hyperlink"/>
                    <w:b w:val="0"/>
                    <w:bCs w:val="0"/>
                    <w:noProof/>
                  </w:rPr>
                </w:rPrChange>
              </w:rPr>
              <w:fldChar w:fldCharType="end"/>
            </w:r>
          </w:del>
        </w:p>
        <w:p w14:paraId="361CA8D7" w14:textId="589DAF06" w:rsidR="008D3515" w:rsidRPr="00E17A95" w:rsidDel="00EF02DB" w:rsidRDefault="008D3515">
          <w:pPr>
            <w:pStyle w:val="TOC3"/>
            <w:tabs>
              <w:tab w:val="right" w:pos="9350"/>
            </w:tabs>
            <w:rPr>
              <w:del w:id="258" w:author="jake moses" w:date="2020-12-07T18:21:00Z"/>
              <w:rFonts w:ascii="Times New Roman" w:eastAsiaTheme="minorEastAsia" w:hAnsi="Times New Roman"/>
              <w:noProof/>
              <w:rPrChange w:id="259" w:author="jake moses" w:date="2020-12-08T16:38:00Z">
                <w:rPr>
                  <w:del w:id="260" w:author="jake moses" w:date="2020-12-07T18:21:00Z"/>
                  <w:rFonts w:eastAsiaTheme="minorEastAsia" w:cstheme="minorBidi"/>
                  <w:noProof/>
                </w:rPr>
              </w:rPrChange>
            </w:rPr>
          </w:pPr>
          <w:del w:id="261" w:author="jake moses" w:date="2020-12-07T18:21:00Z">
            <w:r w:rsidRPr="00E17A95" w:rsidDel="00EF02DB">
              <w:rPr>
                <w:rStyle w:val="Hyperlink"/>
                <w:rFonts w:ascii="Times New Roman" w:hAnsi="Times New Roman"/>
                <w:noProof/>
                <w:rPrChange w:id="262" w:author="jake moses" w:date="2020-12-08T16:38:00Z">
                  <w:rPr>
                    <w:rStyle w:val="Hyperlink"/>
                    <w:noProof/>
                  </w:rPr>
                </w:rPrChange>
              </w:rPr>
              <w:fldChar w:fldCharType="begin"/>
            </w:r>
            <w:r w:rsidRPr="00E17A95" w:rsidDel="00EF02DB">
              <w:rPr>
                <w:rStyle w:val="Hyperlink"/>
                <w:rFonts w:ascii="Times New Roman" w:hAnsi="Times New Roman"/>
                <w:noProof/>
                <w:rPrChange w:id="263" w:author="jake moses" w:date="2020-12-08T16:38:00Z">
                  <w:rPr>
                    <w:rStyle w:val="Hyperlink"/>
                    <w:noProof/>
                  </w:rPr>
                </w:rPrChange>
              </w:rPr>
              <w:delInstrText xml:space="preserve"> </w:delInstrText>
            </w:r>
            <w:r w:rsidRPr="00E17A95" w:rsidDel="00EF02DB">
              <w:rPr>
                <w:rFonts w:ascii="Times New Roman" w:hAnsi="Times New Roman"/>
                <w:noProof/>
                <w:rPrChange w:id="264" w:author="jake moses" w:date="2020-12-08T16:38:00Z">
                  <w:rPr>
                    <w:noProof/>
                  </w:rPr>
                </w:rPrChange>
              </w:rPr>
              <w:delInstrText>HYPERLINK \l "_Toc58233313"</w:delInstrText>
            </w:r>
            <w:r w:rsidRPr="00E17A95" w:rsidDel="00EF02DB">
              <w:rPr>
                <w:rStyle w:val="Hyperlink"/>
                <w:rFonts w:ascii="Times New Roman" w:hAnsi="Times New Roman"/>
                <w:noProof/>
                <w:rPrChange w:id="265" w:author="jake moses" w:date="2020-12-08T16:38:00Z">
                  <w:rPr>
                    <w:rStyle w:val="Hyperlink"/>
                    <w:noProof/>
                  </w:rPr>
                </w:rPrChange>
              </w:rPr>
              <w:delInstrText xml:space="preserve"> </w:delInstrText>
            </w:r>
            <w:r w:rsidRPr="00E17A95" w:rsidDel="00EF02DB">
              <w:rPr>
                <w:rStyle w:val="Hyperlink"/>
                <w:rFonts w:ascii="Times New Roman" w:hAnsi="Times New Roman"/>
                <w:noProof/>
                <w:rPrChange w:id="266" w:author="jake moses" w:date="2020-12-08T16:38:00Z">
                  <w:rPr>
                    <w:rStyle w:val="Hyperlink"/>
                    <w:noProof/>
                  </w:rPr>
                </w:rPrChange>
              </w:rPr>
              <w:fldChar w:fldCharType="separate"/>
            </w:r>
          </w:del>
          <w:ins w:id="267" w:author="jake moses" w:date="2020-12-08T16:38:00Z">
            <w:r w:rsidR="00E17A95">
              <w:rPr>
                <w:rStyle w:val="Hyperlink"/>
                <w:b/>
                <w:bCs/>
                <w:noProof/>
              </w:rPr>
              <w:t>Error! Hyperlink reference not valid.</w:t>
            </w:r>
          </w:ins>
          <w:del w:id="268" w:author="jake moses" w:date="2020-12-07T18:21:00Z">
            <w:r w:rsidRPr="00E17A95" w:rsidDel="00EF02DB">
              <w:rPr>
                <w:rStyle w:val="Hyperlink"/>
                <w:rFonts w:ascii="Times New Roman" w:hAnsi="Times New Roman"/>
                <w:noProof/>
                <w:rPrChange w:id="269" w:author="jake moses" w:date="2020-12-08T16:38:00Z">
                  <w:rPr>
                    <w:rStyle w:val="Hyperlink"/>
                    <w:noProof/>
                  </w:rPr>
                </w:rPrChange>
              </w:rPr>
              <w:delText>Intellectual Property Issues</w:delText>
            </w:r>
            <w:r w:rsidRPr="00E17A95" w:rsidDel="00EF02DB">
              <w:rPr>
                <w:rFonts w:ascii="Times New Roman" w:hAnsi="Times New Roman"/>
                <w:noProof/>
                <w:webHidden/>
                <w:rPrChange w:id="270" w:author="jake moses" w:date="2020-12-08T16:38:00Z">
                  <w:rPr>
                    <w:noProof/>
                    <w:webHidden/>
                  </w:rPr>
                </w:rPrChange>
              </w:rPr>
              <w:tab/>
            </w:r>
            <w:r w:rsidRPr="00E17A95" w:rsidDel="00EF02DB">
              <w:rPr>
                <w:rFonts w:ascii="Times New Roman" w:hAnsi="Times New Roman"/>
                <w:noProof/>
                <w:webHidden/>
                <w:rPrChange w:id="271" w:author="jake moses" w:date="2020-12-08T16:38:00Z">
                  <w:rPr>
                    <w:noProof/>
                    <w:webHidden/>
                  </w:rPr>
                </w:rPrChange>
              </w:rPr>
              <w:fldChar w:fldCharType="begin"/>
            </w:r>
            <w:r w:rsidRPr="00E17A95" w:rsidDel="00EF02DB">
              <w:rPr>
                <w:rFonts w:ascii="Times New Roman" w:hAnsi="Times New Roman"/>
                <w:noProof/>
                <w:webHidden/>
                <w:rPrChange w:id="272" w:author="jake moses" w:date="2020-12-08T16:38:00Z">
                  <w:rPr>
                    <w:noProof/>
                    <w:webHidden/>
                  </w:rPr>
                </w:rPrChange>
              </w:rPr>
              <w:delInstrText xml:space="preserve"> PAGEREF _Toc58233313 \h </w:delInstrText>
            </w:r>
            <w:r w:rsidRPr="00E17A95" w:rsidDel="00EF02DB">
              <w:rPr>
                <w:rFonts w:ascii="Times New Roman" w:hAnsi="Times New Roman"/>
                <w:noProof/>
                <w:webHidden/>
                <w:rPrChange w:id="273" w:author="jake moses" w:date="2020-12-08T16:38:00Z">
                  <w:rPr>
                    <w:noProof/>
                    <w:webHidden/>
                  </w:rPr>
                </w:rPrChange>
              </w:rPr>
            </w:r>
            <w:r w:rsidRPr="00E17A95" w:rsidDel="00EF02DB">
              <w:rPr>
                <w:rFonts w:ascii="Times New Roman" w:hAnsi="Times New Roman"/>
                <w:noProof/>
                <w:webHidden/>
                <w:rPrChange w:id="274" w:author="jake moses" w:date="2020-12-08T16:38:00Z">
                  <w:rPr>
                    <w:noProof/>
                    <w:webHidden/>
                  </w:rPr>
                </w:rPrChange>
              </w:rPr>
              <w:fldChar w:fldCharType="separate"/>
            </w:r>
            <w:r w:rsidRPr="00E17A95" w:rsidDel="00EF02DB">
              <w:rPr>
                <w:rFonts w:ascii="Times New Roman" w:hAnsi="Times New Roman"/>
                <w:noProof/>
                <w:webHidden/>
                <w:rPrChange w:id="275" w:author="jake moses" w:date="2020-12-08T16:38:00Z">
                  <w:rPr>
                    <w:noProof/>
                    <w:webHidden/>
                  </w:rPr>
                </w:rPrChange>
              </w:rPr>
              <w:delText>8</w:delText>
            </w:r>
            <w:r w:rsidRPr="00E17A95" w:rsidDel="00EF02DB">
              <w:rPr>
                <w:rFonts w:ascii="Times New Roman" w:hAnsi="Times New Roman"/>
                <w:noProof/>
                <w:webHidden/>
                <w:rPrChange w:id="276" w:author="jake moses" w:date="2020-12-08T16:38:00Z">
                  <w:rPr>
                    <w:noProof/>
                    <w:webHidden/>
                  </w:rPr>
                </w:rPrChange>
              </w:rPr>
              <w:fldChar w:fldCharType="end"/>
            </w:r>
            <w:r w:rsidRPr="00E17A95" w:rsidDel="00EF02DB">
              <w:rPr>
                <w:rStyle w:val="Hyperlink"/>
                <w:rFonts w:ascii="Times New Roman" w:hAnsi="Times New Roman"/>
                <w:noProof/>
                <w:rPrChange w:id="277" w:author="jake moses" w:date="2020-12-08T16:38:00Z">
                  <w:rPr>
                    <w:rStyle w:val="Hyperlink"/>
                    <w:noProof/>
                  </w:rPr>
                </w:rPrChange>
              </w:rPr>
              <w:fldChar w:fldCharType="end"/>
            </w:r>
          </w:del>
        </w:p>
        <w:p w14:paraId="04861E38" w14:textId="0C1FCF5E" w:rsidR="008D3515" w:rsidRPr="00E17A95" w:rsidDel="00EF02DB" w:rsidRDefault="008D3515">
          <w:pPr>
            <w:pStyle w:val="TOC2"/>
            <w:tabs>
              <w:tab w:val="right" w:pos="9350"/>
            </w:tabs>
            <w:rPr>
              <w:del w:id="278" w:author="jake moses" w:date="2020-12-07T18:21:00Z"/>
              <w:rFonts w:ascii="Times New Roman" w:eastAsiaTheme="minorEastAsia" w:hAnsi="Times New Roman"/>
              <w:noProof/>
              <w:rPrChange w:id="279" w:author="jake moses" w:date="2020-12-08T16:38:00Z">
                <w:rPr>
                  <w:del w:id="280" w:author="jake moses" w:date="2020-12-07T18:21:00Z"/>
                  <w:rFonts w:eastAsiaTheme="minorEastAsia" w:cstheme="minorBidi"/>
                  <w:noProof/>
                </w:rPr>
              </w:rPrChange>
            </w:rPr>
          </w:pPr>
          <w:del w:id="281" w:author="jake moses" w:date="2020-12-07T18:21:00Z">
            <w:r w:rsidRPr="00E17A95" w:rsidDel="00EF02DB">
              <w:rPr>
                <w:rStyle w:val="Hyperlink"/>
                <w:rFonts w:ascii="Times New Roman" w:hAnsi="Times New Roman"/>
                <w:b w:val="0"/>
                <w:bCs w:val="0"/>
                <w:noProof/>
                <w:rPrChange w:id="28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283" w:author="jake moses" w:date="2020-12-08T16:38:00Z">
                  <w:rPr>
                    <w:rStyle w:val="Hyperlink"/>
                    <w:noProof/>
                  </w:rPr>
                </w:rPrChange>
              </w:rPr>
              <w:delInstrText xml:space="preserve"> </w:delInstrText>
            </w:r>
            <w:r w:rsidRPr="00E17A95" w:rsidDel="00EF02DB">
              <w:rPr>
                <w:rFonts w:ascii="Times New Roman" w:hAnsi="Times New Roman"/>
                <w:noProof/>
                <w:rPrChange w:id="284" w:author="jake moses" w:date="2020-12-08T16:38:00Z">
                  <w:rPr>
                    <w:noProof/>
                  </w:rPr>
                </w:rPrChange>
              </w:rPr>
              <w:delInstrText>HYPERLINK \l "_Toc58233314"</w:delInstrText>
            </w:r>
            <w:r w:rsidRPr="00E17A95" w:rsidDel="00EF02DB">
              <w:rPr>
                <w:rStyle w:val="Hyperlink"/>
                <w:rFonts w:ascii="Times New Roman" w:hAnsi="Times New Roman"/>
                <w:noProof/>
                <w:rPrChange w:id="28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286" w:author="jake moses" w:date="2020-12-08T16:38:00Z">
                  <w:rPr>
                    <w:rStyle w:val="Hyperlink"/>
                    <w:b w:val="0"/>
                    <w:bCs w:val="0"/>
                    <w:noProof/>
                  </w:rPr>
                </w:rPrChange>
              </w:rPr>
              <w:fldChar w:fldCharType="separate"/>
            </w:r>
          </w:del>
          <w:ins w:id="287" w:author="jake moses" w:date="2020-12-08T16:38:00Z">
            <w:r w:rsidR="00E17A95">
              <w:rPr>
                <w:rStyle w:val="Hyperlink"/>
                <w:noProof/>
              </w:rPr>
              <w:t>Error! Hyperlink reference not valid.</w:t>
            </w:r>
          </w:ins>
          <w:del w:id="288" w:author="jake moses" w:date="2020-12-07T18:21:00Z">
            <w:r w:rsidRPr="00E17A95" w:rsidDel="00EF02DB">
              <w:rPr>
                <w:rStyle w:val="Hyperlink"/>
                <w:rFonts w:ascii="Times New Roman" w:hAnsi="Times New Roman"/>
                <w:noProof/>
                <w:rPrChange w:id="289" w:author="jake moses" w:date="2020-12-08T16:38:00Z">
                  <w:rPr>
                    <w:rStyle w:val="Hyperlink"/>
                    <w:noProof/>
                  </w:rPr>
                </w:rPrChange>
              </w:rPr>
              <w:delText>Detailed Technical Description of Project</w:delText>
            </w:r>
            <w:r w:rsidRPr="00E17A95" w:rsidDel="00EF02DB">
              <w:rPr>
                <w:rFonts w:ascii="Times New Roman" w:hAnsi="Times New Roman"/>
                <w:noProof/>
                <w:webHidden/>
                <w:rPrChange w:id="290" w:author="jake moses" w:date="2020-12-08T16:38:00Z">
                  <w:rPr>
                    <w:noProof/>
                    <w:webHidden/>
                  </w:rPr>
                </w:rPrChange>
              </w:rPr>
              <w:tab/>
            </w:r>
            <w:r w:rsidRPr="00E17A95" w:rsidDel="00EF02DB">
              <w:rPr>
                <w:rFonts w:ascii="Times New Roman" w:hAnsi="Times New Roman"/>
                <w:b w:val="0"/>
                <w:bCs w:val="0"/>
                <w:noProof/>
                <w:webHidden/>
                <w:rPrChange w:id="291" w:author="jake moses" w:date="2020-12-08T16:38:00Z">
                  <w:rPr>
                    <w:b w:val="0"/>
                    <w:bCs w:val="0"/>
                    <w:noProof/>
                    <w:webHidden/>
                  </w:rPr>
                </w:rPrChange>
              </w:rPr>
              <w:fldChar w:fldCharType="begin"/>
            </w:r>
            <w:r w:rsidRPr="00E17A95" w:rsidDel="00EF02DB">
              <w:rPr>
                <w:rFonts w:ascii="Times New Roman" w:hAnsi="Times New Roman"/>
                <w:noProof/>
                <w:webHidden/>
                <w:rPrChange w:id="292" w:author="jake moses" w:date="2020-12-08T16:38:00Z">
                  <w:rPr>
                    <w:noProof/>
                    <w:webHidden/>
                  </w:rPr>
                </w:rPrChange>
              </w:rPr>
              <w:delInstrText xml:space="preserve"> PAGEREF _Toc58233314 \h </w:delInstrText>
            </w:r>
            <w:r w:rsidRPr="00E17A95" w:rsidDel="00EF02DB">
              <w:rPr>
                <w:rFonts w:ascii="Times New Roman" w:hAnsi="Times New Roman"/>
                <w:b w:val="0"/>
                <w:bCs w:val="0"/>
                <w:noProof/>
                <w:webHidden/>
                <w:rPrChange w:id="293" w:author="jake moses" w:date="2020-12-08T16:38:00Z">
                  <w:rPr>
                    <w:b w:val="0"/>
                    <w:bCs w:val="0"/>
                    <w:noProof/>
                    <w:webHidden/>
                  </w:rPr>
                </w:rPrChange>
              </w:rPr>
            </w:r>
            <w:r w:rsidRPr="00E17A95" w:rsidDel="00EF02DB">
              <w:rPr>
                <w:rFonts w:ascii="Times New Roman" w:hAnsi="Times New Roman"/>
                <w:b w:val="0"/>
                <w:bCs w:val="0"/>
                <w:noProof/>
                <w:webHidden/>
                <w:rPrChange w:id="294" w:author="jake moses" w:date="2020-12-08T16:38:00Z">
                  <w:rPr>
                    <w:b w:val="0"/>
                    <w:bCs w:val="0"/>
                    <w:noProof/>
                    <w:webHidden/>
                  </w:rPr>
                </w:rPrChange>
              </w:rPr>
              <w:fldChar w:fldCharType="separate"/>
            </w:r>
            <w:r w:rsidRPr="00E17A95" w:rsidDel="00EF02DB">
              <w:rPr>
                <w:rFonts w:ascii="Times New Roman" w:hAnsi="Times New Roman"/>
                <w:noProof/>
                <w:webHidden/>
                <w:rPrChange w:id="295" w:author="jake moses" w:date="2020-12-08T16:38:00Z">
                  <w:rPr>
                    <w:noProof/>
                    <w:webHidden/>
                  </w:rPr>
                </w:rPrChange>
              </w:rPr>
              <w:delText>9</w:delText>
            </w:r>
            <w:r w:rsidRPr="00E17A95" w:rsidDel="00EF02DB">
              <w:rPr>
                <w:rFonts w:ascii="Times New Roman" w:hAnsi="Times New Roman"/>
                <w:b w:val="0"/>
                <w:bCs w:val="0"/>
                <w:noProof/>
                <w:webHidden/>
                <w:rPrChange w:id="29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297" w:author="jake moses" w:date="2020-12-08T16:38:00Z">
                  <w:rPr>
                    <w:rStyle w:val="Hyperlink"/>
                    <w:b w:val="0"/>
                    <w:bCs w:val="0"/>
                    <w:noProof/>
                  </w:rPr>
                </w:rPrChange>
              </w:rPr>
              <w:fldChar w:fldCharType="end"/>
            </w:r>
          </w:del>
        </w:p>
        <w:p w14:paraId="28420337" w14:textId="5E85632D" w:rsidR="008D3515" w:rsidRPr="00E17A95" w:rsidDel="00EF02DB" w:rsidRDefault="008D3515">
          <w:pPr>
            <w:pStyle w:val="TOC2"/>
            <w:tabs>
              <w:tab w:val="right" w:pos="9350"/>
            </w:tabs>
            <w:rPr>
              <w:del w:id="298" w:author="jake moses" w:date="2020-12-07T18:21:00Z"/>
              <w:rFonts w:ascii="Times New Roman" w:eastAsiaTheme="minorEastAsia" w:hAnsi="Times New Roman"/>
              <w:noProof/>
              <w:rPrChange w:id="299" w:author="jake moses" w:date="2020-12-08T16:38:00Z">
                <w:rPr>
                  <w:del w:id="300" w:author="jake moses" w:date="2020-12-07T18:21:00Z"/>
                  <w:rFonts w:eastAsiaTheme="minorEastAsia" w:cstheme="minorBidi"/>
                  <w:noProof/>
                </w:rPr>
              </w:rPrChange>
            </w:rPr>
          </w:pPr>
          <w:del w:id="301" w:author="jake moses" w:date="2020-12-07T18:21:00Z">
            <w:r w:rsidRPr="00E17A95" w:rsidDel="00EF02DB">
              <w:rPr>
                <w:rStyle w:val="Hyperlink"/>
                <w:rFonts w:ascii="Times New Roman" w:hAnsi="Times New Roman"/>
                <w:b w:val="0"/>
                <w:bCs w:val="0"/>
                <w:noProof/>
                <w:rPrChange w:id="30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303" w:author="jake moses" w:date="2020-12-08T16:38:00Z">
                  <w:rPr>
                    <w:rStyle w:val="Hyperlink"/>
                    <w:noProof/>
                  </w:rPr>
                </w:rPrChange>
              </w:rPr>
              <w:delInstrText xml:space="preserve"> </w:delInstrText>
            </w:r>
            <w:r w:rsidRPr="00E17A95" w:rsidDel="00EF02DB">
              <w:rPr>
                <w:rFonts w:ascii="Times New Roman" w:hAnsi="Times New Roman"/>
                <w:noProof/>
                <w:rPrChange w:id="304" w:author="jake moses" w:date="2020-12-08T16:38:00Z">
                  <w:rPr>
                    <w:noProof/>
                  </w:rPr>
                </w:rPrChange>
              </w:rPr>
              <w:delInstrText>HYPERLINK \l "_Toc58233315"</w:delInstrText>
            </w:r>
            <w:r w:rsidRPr="00E17A95" w:rsidDel="00EF02DB">
              <w:rPr>
                <w:rStyle w:val="Hyperlink"/>
                <w:rFonts w:ascii="Times New Roman" w:hAnsi="Times New Roman"/>
                <w:noProof/>
                <w:rPrChange w:id="30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306" w:author="jake moses" w:date="2020-12-08T16:38:00Z">
                  <w:rPr>
                    <w:rStyle w:val="Hyperlink"/>
                    <w:b w:val="0"/>
                    <w:bCs w:val="0"/>
                    <w:noProof/>
                  </w:rPr>
                </w:rPrChange>
              </w:rPr>
              <w:fldChar w:fldCharType="separate"/>
            </w:r>
          </w:del>
          <w:ins w:id="307" w:author="jake moses" w:date="2020-12-08T16:38:00Z">
            <w:r w:rsidR="00E17A95">
              <w:rPr>
                <w:rStyle w:val="Hyperlink"/>
                <w:noProof/>
              </w:rPr>
              <w:t>Error! Hyperlink reference not valid.</w:t>
            </w:r>
          </w:ins>
          <w:del w:id="308" w:author="jake moses" w:date="2020-12-07T18:21:00Z">
            <w:r w:rsidRPr="00E17A95" w:rsidDel="00EF02DB">
              <w:rPr>
                <w:rStyle w:val="Hyperlink"/>
                <w:rFonts w:ascii="Times New Roman" w:hAnsi="Times New Roman"/>
                <w:noProof/>
                <w:rPrChange w:id="309" w:author="jake moses" w:date="2020-12-08T16:38:00Z">
                  <w:rPr>
                    <w:rStyle w:val="Hyperlink"/>
                    <w:noProof/>
                  </w:rPr>
                </w:rPrChange>
              </w:rPr>
              <w:delText>Project Time Line</w:delText>
            </w:r>
            <w:r w:rsidRPr="00E17A95" w:rsidDel="00EF02DB">
              <w:rPr>
                <w:rFonts w:ascii="Times New Roman" w:hAnsi="Times New Roman"/>
                <w:noProof/>
                <w:webHidden/>
                <w:rPrChange w:id="310" w:author="jake moses" w:date="2020-12-08T16:38:00Z">
                  <w:rPr>
                    <w:noProof/>
                    <w:webHidden/>
                  </w:rPr>
                </w:rPrChange>
              </w:rPr>
              <w:tab/>
            </w:r>
            <w:r w:rsidRPr="00E17A95" w:rsidDel="00EF02DB">
              <w:rPr>
                <w:rFonts w:ascii="Times New Roman" w:hAnsi="Times New Roman"/>
                <w:b w:val="0"/>
                <w:bCs w:val="0"/>
                <w:noProof/>
                <w:webHidden/>
                <w:rPrChange w:id="311" w:author="jake moses" w:date="2020-12-08T16:38:00Z">
                  <w:rPr>
                    <w:b w:val="0"/>
                    <w:bCs w:val="0"/>
                    <w:noProof/>
                    <w:webHidden/>
                  </w:rPr>
                </w:rPrChange>
              </w:rPr>
              <w:fldChar w:fldCharType="begin"/>
            </w:r>
            <w:r w:rsidRPr="00E17A95" w:rsidDel="00EF02DB">
              <w:rPr>
                <w:rFonts w:ascii="Times New Roman" w:hAnsi="Times New Roman"/>
                <w:noProof/>
                <w:webHidden/>
                <w:rPrChange w:id="312" w:author="jake moses" w:date="2020-12-08T16:38:00Z">
                  <w:rPr>
                    <w:noProof/>
                    <w:webHidden/>
                  </w:rPr>
                </w:rPrChange>
              </w:rPr>
              <w:delInstrText xml:space="preserve"> PAGEREF _Toc58233315 \h </w:delInstrText>
            </w:r>
            <w:r w:rsidRPr="00E17A95" w:rsidDel="00EF02DB">
              <w:rPr>
                <w:rFonts w:ascii="Times New Roman" w:hAnsi="Times New Roman"/>
                <w:b w:val="0"/>
                <w:bCs w:val="0"/>
                <w:noProof/>
                <w:webHidden/>
                <w:rPrChange w:id="313" w:author="jake moses" w:date="2020-12-08T16:38:00Z">
                  <w:rPr>
                    <w:b w:val="0"/>
                    <w:bCs w:val="0"/>
                    <w:noProof/>
                    <w:webHidden/>
                  </w:rPr>
                </w:rPrChange>
              </w:rPr>
            </w:r>
            <w:r w:rsidRPr="00E17A95" w:rsidDel="00EF02DB">
              <w:rPr>
                <w:rFonts w:ascii="Times New Roman" w:hAnsi="Times New Roman"/>
                <w:b w:val="0"/>
                <w:bCs w:val="0"/>
                <w:noProof/>
                <w:webHidden/>
                <w:rPrChange w:id="314" w:author="jake moses" w:date="2020-12-08T16:38:00Z">
                  <w:rPr>
                    <w:b w:val="0"/>
                    <w:bCs w:val="0"/>
                    <w:noProof/>
                    <w:webHidden/>
                  </w:rPr>
                </w:rPrChange>
              </w:rPr>
              <w:fldChar w:fldCharType="separate"/>
            </w:r>
            <w:r w:rsidRPr="00E17A95" w:rsidDel="00EF02DB">
              <w:rPr>
                <w:rFonts w:ascii="Times New Roman" w:hAnsi="Times New Roman"/>
                <w:noProof/>
                <w:webHidden/>
                <w:rPrChange w:id="315" w:author="jake moses" w:date="2020-12-08T16:38:00Z">
                  <w:rPr>
                    <w:noProof/>
                    <w:webHidden/>
                  </w:rPr>
                </w:rPrChange>
              </w:rPr>
              <w:delText>9</w:delText>
            </w:r>
            <w:r w:rsidRPr="00E17A95" w:rsidDel="00EF02DB">
              <w:rPr>
                <w:rFonts w:ascii="Times New Roman" w:hAnsi="Times New Roman"/>
                <w:b w:val="0"/>
                <w:bCs w:val="0"/>
                <w:noProof/>
                <w:webHidden/>
                <w:rPrChange w:id="31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317" w:author="jake moses" w:date="2020-12-08T16:38:00Z">
                  <w:rPr>
                    <w:rStyle w:val="Hyperlink"/>
                    <w:b w:val="0"/>
                    <w:bCs w:val="0"/>
                    <w:noProof/>
                  </w:rPr>
                </w:rPrChange>
              </w:rPr>
              <w:fldChar w:fldCharType="end"/>
            </w:r>
          </w:del>
        </w:p>
        <w:p w14:paraId="078229A7" w14:textId="6A1D98E1" w:rsidR="008D3515" w:rsidRPr="00E17A95" w:rsidDel="00EF02DB" w:rsidRDefault="008D3515">
          <w:pPr>
            <w:pStyle w:val="TOC2"/>
            <w:tabs>
              <w:tab w:val="right" w:pos="9350"/>
            </w:tabs>
            <w:rPr>
              <w:del w:id="318" w:author="jake moses" w:date="2020-12-07T18:21:00Z"/>
              <w:rFonts w:ascii="Times New Roman" w:eastAsiaTheme="minorEastAsia" w:hAnsi="Times New Roman"/>
              <w:noProof/>
              <w:rPrChange w:id="319" w:author="jake moses" w:date="2020-12-08T16:38:00Z">
                <w:rPr>
                  <w:del w:id="320" w:author="jake moses" w:date="2020-12-07T18:21:00Z"/>
                  <w:rFonts w:eastAsiaTheme="minorEastAsia" w:cstheme="minorBidi"/>
                  <w:noProof/>
                </w:rPr>
              </w:rPrChange>
            </w:rPr>
          </w:pPr>
          <w:del w:id="321" w:author="jake moses" w:date="2020-12-07T18:21:00Z">
            <w:r w:rsidRPr="00E17A95" w:rsidDel="00EF02DB">
              <w:rPr>
                <w:rStyle w:val="Hyperlink"/>
                <w:rFonts w:ascii="Times New Roman" w:hAnsi="Times New Roman"/>
                <w:b w:val="0"/>
                <w:bCs w:val="0"/>
                <w:noProof/>
                <w:rPrChange w:id="32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323" w:author="jake moses" w:date="2020-12-08T16:38:00Z">
                  <w:rPr>
                    <w:rStyle w:val="Hyperlink"/>
                    <w:noProof/>
                  </w:rPr>
                </w:rPrChange>
              </w:rPr>
              <w:delInstrText xml:space="preserve"> </w:delInstrText>
            </w:r>
            <w:r w:rsidRPr="00E17A95" w:rsidDel="00EF02DB">
              <w:rPr>
                <w:rFonts w:ascii="Times New Roman" w:hAnsi="Times New Roman"/>
                <w:noProof/>
                <w:rPrChange w:id="324" w:author="jake moses" w:date="2020-12-08T16:38:00Z">
                  <w:rPr>
                    <w:noProof/>
                  </w:rPr>
                </w:rPrChange>
              </w:rPr>
              <w:delInstrText>HYPERLINK \l "_Toc58233316"</w:delInstrText>
            </w:r>
            <w:r w:rsidRPr="00E17A95" w:rsidDel="00EF02DB">
              <w:rPr>
                <w:rStyle w:val="Hyperlink"/>
                <w:rFonts w:ascii="Times New Roman" w:hAnsi="Times New Roman"/>
                <w:noProof/>
                <w:rPrChange w:id="32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326" w:author="jake moses" w:date="2020-12-08T16:38:00Z">
                  <w:rPr>
                    <w:rStyle w:val="Hyperlink"/>
                    <w:b w:val="0"/>
                    <w:bCs w:val="0"/>
                    <w:noProof/>
                  </w:rPr>
                </w:rPrChange>
              </w:rPr>
              <w:fldChar w:fldCharType="separate"/>
            </w:r>
          </w:del>
          <w:ins w:id="327" w:author="jake moses" w:date="2020-12-08T16:38:00Z">
            <w:r w:rsidR="00E17A95">
              <w:rPr>
                <w:rStyle w:val="Hyperlink"/>
                <w:noProof/>
              </w:rPr>
              <w:t>Error! Hyperlink reference not valid.</w:t>
            </w:r>
          </w:ins>
          <w:del w:id="328" w:author="jake moses" w:date="2020-12-07T18:21:00Z">
            <w:r w:rsidRPr="00E17A95" w:rsidDel="00EF02DB">
              <w:rPr>
                <w:rStyle w:val="Hyperlink"/>
                <w:rFonts w:ascii="Times New Roman" w:hAnsi="Times New Roman"/>
                <w:noProof/>
                <w:rPrChange w:id="329" w:author="jake moses" w:date="2020-12-08T16:38:00Z">
                  <w:rPr>
                    <w:rStyle w:val="Hyperlink"/>
                    <w:noProof/>
                  </w:rPr>
                </w:rPrChange>
              </w:rPr>
              <w:delText>Test Plan</w:delText>
            </w:r>
            <w:r w:rsidRPr="00E17A95" w:rsidDel="00EF02DB">
              <w:rPr>
                <w:rFonts w:ascii="Times New Roman" w:hAnsi="Times New Roman"/>
                <w:noProof/>
                <w:webHidden/>
                <w:rPrChange w:id="330" w:author="jake moses" w:date="2020-12-08T16:38:00Z">
                  <w:rPr>
                    <w:noProof/>
                    <w:webHidden/>
                  </w:rPr>
                </w:rPrChange>
              </w:rPr>
              <w:tab/>
            </w:r>
            <w:r w:rsidRPr="00E17A95" w:rsidDel="00EF02DB">
              <w:rPr>
                <w:rFonts w:ascii="Times New Roman" w:hAnsi="Times New Roman"/>
                <w:b w:val="0"/>
                <w:bCs w:val="0"/>
                <w:noProof/>
                <w:webHidden/>
                <w:rPrChange w:id="331" w:author="jake moses" w:date="2020-12-08T16:38:00Z">
                  <w:rPr>
                    <w:b w:val="0"/>
                    <w:bCs w:val="0"/>
                    <w:noProof/>
                    <w:webHidden/>
                  </w:rPr>
                </w:rPrChange>
              </w:rPr>
              <w:fldChar w:fldCharType="begin"/>
            </w:r>
            <w:r w:rsidRPr="00E17A95" w:rsidDel="00EF02DB">
              <w:rPr>
                <w:rFonts w:ascii="Times New Roman" w:hAnsi="Times New Roman"/>
                <w:noProof/>
                <w:webHidden/>
                <w:rPrChange w:id="332" w:author="jake moses" w:date="2020-12-08T16:38:00Z">
                  <w:rPr>
                    <w:noProof/>
                    <w:webHidden/>
                  </w:rPr>
                </w:rPrChange>
              </w:rPr>
              <w:delInstrText xml:space="preserve"> PAGEREF _Toc58233316 \h </w:delInstrText>
            </w:r>
            <w:r w:rsidRPr="00E17A95" w:rsidDel="00EF02DB">
              <w:rPr>
                <w:rFonts w:ascii="Times New Roman" w:hAnsi="Times New Roman"/>
                <w:b w:val="0"/>
                <w:bCs w:val="0"/>
                <w:noProof/>
                <w:webHidden/>
                <w:rPrChange w:id="333" w:author="jake moses" w:date="2020-12-08T16:38:00Z">
                  <w:rPr>
                    <w:b w:val="0"/>
                    <w:bCs w:val="0"/>
                    <w:noProof/>
                    <w:webHidden/>
                  </w:rPr>
                </w:rPrChange>
              </w:rPr>
            </w:r>
            <w:r w:rsidRPr="00E17A95" w:rsidDel="00EF02DB">
              <w:rPr>
                <w:rFonts w:ascii="Times New Roman" w:hAnsi="Times New Roman"/>
                <w:b w:val="0"/>
                <w:bCs w:val="0"/>
                <w:noProof/>
                <w:webHidden/>
                <w:rPrChange w:id="334" w:author="jake moses" w:date="2020-12-08T16:38:00Z">
                  <w:rPr>
                    <w:b w:val="0"/>
                    <w:bCs w:val="0"/>
                    <w:noProof/>
                    <w:webHidden/>
                  </w:rPr>
                </w:rPrChange>
              </w:rPr>
              <w:fldChar w:fldCharType="separate"/>
            </w:r>
            <w:r w:rsidRPr="00E17A95" w:rsidDel="00EF02DB">
              <w:rPr>
                <w:rFonts w:ascii="Times New Roman" w:hAnsi="Times New Roman"/>
                <w:noProof/>
                <w:webHidden/>
                <w:rPrChange w:id="335" w:author="jake moses" w:date="2020-12-08T16:38:00Z">
                  <w:rPr>
                    <w:noProof/>
                    <w:webHidden/>
                  </w:rPr>
                </w:rPrChange>
              </w:rPr>
              <w:delText>10</w:delText>
            </w:r>
            <w:r w:rsidRPr="00E17A95" w:rsidDel="00EF02DB">
              <w:rPr>
                <w:rFonts w:ascii="Times New Roman" w:hAnsi="Times New Roman"/>
                <w:b w:val="0"/>
                <w:bCs w:val="0"/>
                <w:noProof/>
                <w:webHidden/>
                <w:rPrChange w:id="33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337" w:author="jake moses" w:date="2020-12-08T16:38:00Z">
                  <w:rPr>
                    <w:rStyle w:val="Hyperlink"/>
                    <w:b w:val="0"/>
                    <w:bCs w:val="0"/>
                    <w:noProof/>
                  </w:rPr>
                </w:rPrChange>
              </w:rPr>
              <w:fldChar w:fldCharType="end"/>
            </w:r>
          </w:del>
        </w:p>
        <w:p w14:paraId="2784A8E3" w14:textId="7B1E555C" w:rsidR="008D3515" w:rsidRPr="00E17A95" w:rsidDel="00EF02DB" w:rsidRDefault="008D3515">
          <w:pPr>
            <w:pStyle w:val="TOC2"/>
            <w:tabs>
              <w:tab w:val="right" w:pos="9350"/>
            </w:tabs>
            <w:rPr>
              <w:del w:id="338" w:author="jake moses" w:date="2020-12-07T18:21:00Z"/>
              <w:rFonts w:ascii="Times New Roman" w:eastAsiaTheme="minorEastAsia" w:hAnsi="Times New Roman"/>
              <w:noProof/>
              <w:rPrChange w:id="339" w:author="jake moses" w:date="2020-12-08T16:38:00Z">
                <w:rPr>
                  <w:del w:id="340" w:author="jake moses" w:date="2020-12-07T18:21:00Z"/>
                  <w:rFonts w:eastAsiaTheme="minorEastAsia" w:cstheme="minorBidi"/>
                  <w:noProof/>
                </w:rPr>
              </w:rPrChange>
            </w:rPr>
          </w:pPr>
          <w:del w:id="341" w:author="jake moses" w:date="2020-12-07T18:21:00Z">
            <w:r w:rsidRPr="00E17A95" w:rsidDel="00EF02DB">
              <w:rPr>
                <w:rStyle w:val="Hyperlink"/>
                <w:rFonts w:ascii="Times New Roman" w:hAnsi="Times New Roman"/>
                <w:b w:val="0"/>
                <w:bCs w:val="0"/>
                <w:noProof/>
                <w:rPrChange w:id="34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343" w:author="jake moses" w:date="2020-12-08T16:38:00Z">
                  <w:rPr>
                    <w:rStyle w:val="Hyperlink"/>
                    <w:noProof/>
                  </w:rPr>
                </w:rPrChange>
              </w:rPr>
              <w:delInstrText xml:space="preserve"> </w:delInstrText>
            </w:r>
            <w:r w:rsidRPr="00E17A95" w:rsidDel="00EF02DB">
              <w:rPr>
                <w:rFonts w:ascii="Times New Roman" w:hAnsi="Times New Roman"/>
                <w:noProof/>
                <w:rPrChange w:id="344" w:author="jake moses" w:date="2020-12-08T16:38:00Z">
                  <w:rPr>
                    <w:noProof/>
                  </w:rPr>
                </w:rPrChange>
              </w:rPr>
              <w:delInstrText>HYPERLINK \l "_Toc58233317"</w:delInstrText>
            </w:r>
            <w:r w:rsidRPr="00E17A95" w:rsidDel="00EF02DB">
              <w:rPr>
                <w:rStyle w:val="Hyperlink"/>
                <w:rFonts w:ascii="Times New Roman" w:hAnsi="Times New Roman"/>
                <w:noProof/>
                <w:rPrChange w:id="34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346" w:author="jake moses" w:date="2020-12-08T16:38:00Z">
                  <w:rPr>
                    <w:rStyle w:val="Hyperlink"/>
                    <w:b w:val="0"/>
                    <w:bCs w:val="0"/>
                    <w:noProof/>
                  </w:rPr>
                </w:rPrChange>
              </w:rPr>
              <w:fldChar w:fldCharType="separate"/>
            </w:r>
          </w:del>
          <w:ins w:id="347" w:author="jake moses" w:date="2020-12-08T16:38:00Z">
            <w:r w:rsidR="00E17A95">
              <w:rPr>
                <w:rStyle w:val="Hyperlink"/>
                <w:noProof/>
              </w:rPr>
              <w:t>Error! Hyperlink reference not valid.</w:t>
            </w:r>
          </w:ins>
          <w:del w:id="348" w:author="jake moses" w:date="2020-12-07T18:21:00Z">
            <w:r w:rsidRPr="00E17A95" w:rsidDel="00EF02DB">
              <w:rPr>
                <w:rStyle w:val="Hyperlink"/>
                <w:rFonts w:ascii="Times New Roman" w:hAnsi="Times New Roman"/>
                <w:noProof/>
                <w:rPrChange w:id="349" w:author="jake moses" w:date="2020-12-08T16:38:00Z">
                  <w:rPr>
                    <w:rStyle w:val="Hyperlink"/>
                    <w:noProof/>
                  </w:rPr>
                </w:rPrChange>
              </w:rPr>
              <w:delText>Final Results</w:delText>
            </w:r>
            <w:r w:rsidRPr="00E17A95" w:rsidDel="00EF02DB">
              <w:rPr>
                <w:rFonts w:ascii="Times New Roman" w:hAnsi="Times New Roman"/>
                <w:noProof/>
                <w:webHidden/>
                <w:rPrChange w:id="350" w:author="jake moses" w:date="2020-12-08T16:38:00Z">
                  <w:rPr>
                    <w:noProof/>
                    <w:webHidden/>
                  </w:rPr>
                </w:rPrChange>
              </w:rPr>
              <w:tab/>
            </w:r>
            <w:r w:rsidRPr="00E17A95" w:rsidDel="00EF02DB">
              <w:rPr>
                <w:rFonts w:ascii="Times New Roman" w:hAnsi="Times New Roman"/>
                <w:b w:val="0"/>
                <w:bCs w:val="0"/>
                <w:noProof/>
                <w:webHidden/>
                <w:rPrChange w:id="351" w:author="jake moses" w:date="2020-12-08T16:38:00Z">
                  <w:rPr>
                    <w:b w:val="0"/>
                    <w:bCs w:val="0"/>
                    <w:noProof/>
                    <w:webHidden/>
                  </w:rPr>
                </w:rPrChange>
              </w:rPr>
              <w:fldChar w:fldCharType="begin"/>
            </w:r>
            <w:r w:rsidRPr="00E17A95" w:rsidDel="00EF02DB">
              <w:rPr>
                <w:rFonts w:ascii="Times New Roman" w:hAnsi="Times New Roman"/>
                <w:noProof/>
                <w:webHidden/>
                <w:rPrChange w:id="352" w:author="jake moses" w:date="2020-12-08T16:38:00Z">
                  <w:rPr>
                    <w:noProof/>
                    <w:webHidden/>
                  </w:rPr>
                </w:rPrChange>
              </w:rPr>
              <w:delInstrText xml:space="preserve"> PAGEREF _Toc58233317 \h </w:delInstrText>
            </w:r>
            <w:r w:rsidRPr="00E17A95" w:rsidDel="00EF02DB">
              <w:rPr>
                <w:rFonts w:ascii="Times New Roman" w:hAnsi="Times New Roman"/>
                <w:b w:val="0"/>
                <w:bCs w:val="0"/>
                <w:noProof/>
                <w:webHidden/>
                <w:rPrChange w:id="353" w:author="jake moses" w:date="2020-12-08T16:38:00Z">
                  <w:rPr>
                    <w:b w:val="0"/>
                    <w:bCs w:val="0"/>
                    <w:noProof/>
                    <w:webHidden/>
                  </w:rPr>
                </w:rPrChange>
              </w:rPr>
            </w:r>
            <w:r w:rsidRPr="00E17A95" w:rsidDel="00EF02DB">
              <w:rPr>
                <w:rFonts w:ascii="Times New Roman" w:hAnsi="Times New Roman"/>
                <w:b w:val="0"/>
                <w:bCs w:val="0"/>
                <w:noProof/>
                <w:webHidden/>
                <w:rPrChange w:id="354" w:author="jake moses" w:date="2020-12-08T16:38:00Z">
                  <w:rPr>
                    <w:b w:val="0"/>
                    <w:bCs w:val="0"/>
                    <w:noProof/>
                    <w:webHidden/>
                  </w:rPr>
                </w:rPrChange>
              </w:rPr>
              <w:fldChar w:fldCharType="separate"/>
            </w:r>
            <w:r w:rsidRPr="00E17A95" w:rsidDel="00EF02DB">
              <w:rPr>
                <w:rFonts w:ascii="Times New Roman" w:hAnsi="Times New Roman"/>
                <w:noProof/>
                <w:webHidden/>
                <w:rPrChange w:id="355" w:author="jake moses" w:date="2020-12-08T16:38:00Z">
                  <w:rPr>
                    <w:noProof/>
                    <w:webHidden/>
                  </w:rPr>
                </w:rPrChange>
              </w:rPr>
              <w:delText>10</w:delText>
            </w:r>
            <w:r w:rsidRPr="00E17A95" w:rsidDel="00EF02DB">
              <w:rPr>
                <w:rFonts w:ascii="Times New Roman" w:hAnsi="Times New Roman"/>
                <w:b w:val="0"/>
                <w:bCs w:val="0"/>
                <w:noProof/>
                <w:webHidden/>
                <w:rPrChange w:id="35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357" w:author="jake moses" w:date="2020-12-08T16:38:00Z">
                  <w:rPr>
                    <w:rStyle w:val="Hyperlink"/>
                    <w:b w:val="0"/>
                    <w:bCs w:val="0"/>
                    <w:noProof/>
                  </w:rPr>
                </w:rPrChange>
              </w:rPr>
              <w:fldChar w:fldCharType="end"/>
            </w:r>
          </w:del>
        </w:p>
        <w:p w14:paraId="274FCF4D" w14:textId="67A0D55F" w:rsidR="008D3515" w:rsidRPr="00E17A95" w:rsidDel="00EF02DB" w:rsidRDefault="008D3515">
          <w:pPr>
            <w:pStyle w:val="TOC2"/>
            <w:tabs>
              <w:tab w:val="right" w:pos="9350"/>
            </w:tabs>
            <w:rPr>
              <w:del w:id="358" w:author="jake moses" w:date="2020-12-07T18:21:00Z"/>
              <w:rFonts w:ascii="Times New Roman" w:eastAsiaTheme="minorEastAsia" w:hAnsi="Times New Roman"/>
              <w:noProof/>
              <w:rPrChange w:id="359" w:author="jake moses" w:date="2020-12-08T16:38:00Z">
                <w:rPr>
                  <w:del w:id="360" w:author="jake moses" w:date="2020-12-07T18:21:00Z"/>
                  <w:rFonts w:eastAsiaTheme="minorEastAsia" w:cstheme="minorBidi"/>
                  <w:noProof/>
                </w:rPr>
              </w:rPrChange>
            </w:rPr>
          </w:pPr>
          <w:del w:id="361" w:author="jake moses" w:date="2020-12-07T18:21:00Z">
            <w:r w:rsidRPr="00E17A95" w:rsidDel="00EF02DB">
              <w:rPr>
                <w:rStyle w:val="Hyperlink"/>
                <w:rFonts w:ascii="Times New Roman" w:hAnsi="Times New Roman"/>
                <w:b w:val="0"/>
                <w:bCs w:val="0"/>
                <w:noProof/>
                <w:rPrChange w:id="36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363" w:author="jake moses" w:date="2020-12-08T16:38:00Z">
                  <w:rPr>
                    <w:rStyle w:val="Hyperlink"/>
                    <w:noProof/>
                  </w:rPr>
                </w:rPrChange>
              </w:rPr>
              <w:delInstrText xml:space="preserve"> </w:delInstrText>
            </w:r>
            <w:r w:rsidRPr="00E17A95" w:rsidDel="00EF02DB">
              <w:rPr>
                <w:rFonts w:ascii="Times New Roman" w:hAnsi="Times New Roman"/>
                <w:noProof/>
                <w:rPrChange w:id="364" w:author="jake moses" w:date="2020-12-08T16:38:00Z">
                  <w:rPr>
                    <w:noProof/>
                  </w:rPr>
                </w:rPrChange>
              </w:rPr>
              <w:delInstrText>HYPERLINK \l "_Toc58233318"</w:delInstrText>
            </w:r>
            <w:r w:rsidRPr="00E17A95" w:rsidDel="00EF02DB">
              <w:rPr>
                <w:rStyle w:val="Hyperlink"/>
                <w:rFonts w:ascii="Times New Roman" w:hAnsi="Times New Roman"/>
                <w:noProof/>
                <w:rPrChange w:id="36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366" w:author="jake moses" w:date="2020-12-08T16:38:00Z">
                  <w:rPr>
                    <w:rStyle w:val="Hyperlink"/>
                    <w:b w:val="0"/>
                    <w:bCs w:val="0"/>
                    <w:noProof/>
                  </w:rPr>
                </w:rPrChange>
              </w:rPr>
              <w:fldChar w:fldCharType="separate"/>
            </w:r>
          </w:del>
          <w:ins w:id="367" w:author="jake moses" w:date="2020-12-08T16:38:00Z">
            <w:r w:rsidR="00E17A95">
              <w:rPr>
                <w:rStyle w:val="Hyperlink"/>
                <w:noProof/>
              </w:rPr>
              <w:t>Error! Hyperlink reference not valid.</w:t>
            </w:r>
          </w:ins>
          <w:del w:id="368" w:author="jake moses" w:date="2020-12-07T18:21:00Z">
            <w:r w:rsidRPr="00E17A95" w:rsidDel="00EF02DB">
              <w:rPr>
                <w:rStyle w:val="Hyperlink"/>
                <w:rFonts w:ascii="Times New Roman" w:hAnsi="Times New Roman"/>
                <w:noProof/>
                <w:rPrChange w:id="369" w:author="jake moses" w:date="2020-12-08T16:38:00Z">
                  <w:rPr>
                    <w:rStyle w:val="Hyperlink"/>
                    <w:noProof/>
                  </w:rPr>
                </w:rPrChange>
              </w:rPr>
              <w:delText>Costs</w:delText>
            </w:r>
            <w:r w:rsidRPr="00E17A95" w:rsidDel="00EF02DB">
              <w:rPr>
                <w:rFonts w:ascii="Times New Roman" w:hAnsi="Times New Roman"/>
                <w:noProof/>
                <w:webHidden/>
                <w:rPrChange w:id="370" w:author="jake moses" w:date="2020-12-08T16:38:00Z">
                  <w:rPr>
                    <w:noProof/>
                    <w:webHidden/>
                  </w:rPr>
                </w:rPrChange>
              </w:rPr>
              <w:tab/>
            </w:r>
            <w:r w:rsidRPr="00E17A95" w:rsidDel="00EF02DB">
              <w:rPr>
                <w:rFonts w:ascii="Times New Roman" w:hAnsi="Times New Roman"/>
                <w:b w:val="0"/>
                <w:bCs w:val="0"/>
                <w:noProof/>
                <w:webHidden/>
                <w:rPrChange w:id="371" w:author="jake moses" w:date="2020-12-08T16:38:00Z">
                  <w:rPr>
                    <w:b w:val="0"/>
                    <w:bCs w:val="0"/>
                    <w:noProof/>
                    <w:webHidden/>
                  </w:rPr>
                </w:rPrChange>
              </w:rPr>
              <w:fldChar w:fldCharType="begin"/>
            </w:r>
            <w:r w:rsidRPr="00E17A95" w:rsidDel="00EF02DB">
              <w:rPr>
                <w:rFonts w:ascii="Times New Roman" w:hAnsi="Times New Roman"/>
                <w:noProof/>
                <w:webHidden/>
                <w:rPrChange w:id="372" w:author="jake moses" w:date="2020-12-08T16:38:00Z">
                  <w:rPr>
                    <w:noProof/>
                    <w:webHidden/>
                  </w:rPr>
                </w:rPrChange>
              </w:rPr>
              <w:delInstrText xml:space="preserve"> PAGEREF _Toc58233318 \h </w:delInstrText>
            </w:r>
            <w:r w:rsidRPr="00E17A95" w:rsidDel="00EF02DB">
              <w:rPr>
                <w:rFonts w:ascii="Times New Roman" w:hAnsi="Times New Roman"/>
                <w:b w:val="0"/>
                <w:bCs w:val="0"/>
                <w:noProof/>
                <w:webHidden/>
                <w:rPrChange w:id="373" w:author="jake moses" w:date="2020-12-08T16:38:00Z">
                  <w:rPr>
                    <w:b w:val="0"/>
                    <w:bCs w:val="0"/>
                    <w:noProof/>
                    <w:webHidden/>
                  </w:rPr>
                </w:rPrChange>
              </w:rPr>
            </w:r>
            <w:r w:rsidRPr="00E17A95" w:rsidDel="00EF02DB">
              <w:rPr>
                <w:rFonts w:ascii="Times New Roman" w:hAnsi="Times New Roman"/>
                <w:b w:val="0"/>
                <w:bCs w:val="0"/>
                <w:noProof/>
                <w:webHidden/>
                <w:rPrChange w:id="374" w:author="jake moses" w:date="2020-12-08T16:38:00Z">
                  <w:rPr>
                    <w:b w:val="0"/>
                    <w:bCs w:val="0"/>
                    <w:noProof/>
                    <w:webHidden/>
                  </w:rPr>
                </w:rPrChange>
              </w:rPr>
              <w:fldChar w:fldCharType="separate"/>
            </w:r>
            <w:r w:rsidRPr="00E17A95" w:rsidDel="00EF02DB">
              <w:rPr>
                <w:rFonts w:ascii="Times New Roman" w:hAnsi="Times New Roman"/>
                <w:noProof/>
                <w:webHidden/>
                <w:rPrChange w:id="375" w:author="jake moses" w:date="2020-12-08T16:38:00Z">
                  <w:rPr>
                    <w:noProof/>
                    <w:webHidden/>
                  </w:rPr>
                </w:rPrChange>
              </w:rPr>
              <w:delText>10</w:delText>
            </w:r>
            <w:r w:rsidRPr="00E17A95" w:rsidDel="00EF02DB">
              <w:rPr>
                <w:rFonts w:ascii="Times New Roman" w:hAnsi="Times New Roman"/>
                <w:b w:val="0"/>
                <w:bCs w:val="0"/>
                <w:noProof/>
                <w:webHidden/>
                <w:rPrChange w:id="37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377" w:author="jake moses" w:date="2020-12-08T16:38:00Z">
                  <w:rPr>
                    <w:rStyle w:val="Hyperlink"/>
                    <w:b w:val="0"/>
                    <w:bCs w:val="0"/>
                    <w:noProof/>
                  </w:rPr>
                </w:rPrChange>
              </w:rPr>
              <w:fldChar w:fldCharType="end"/>
            </w:r>
          </w:del>
        </w:p>
        <w:p w14:paraId="3BD097B6" w14:textId="010ACEDC" w:rsidR="008D3515" w:rsidRPr="00E17A95" w:rsidDel="00EF02DB" w:rsidRDefault="008D3515">
          <w:pPr>
            <w:pStyle w:val="TOC2"/>
            <w:tabs>
              <w:tab w:val="right" w:pos="9350"/>
            </w:tabs>
            <w:rPr>
              <w:del w:id="378" w:author="jake moses" w:date="2020-12-07T18:21:00Z"/>
              <w:rFonts w:ascii="Times New Roman" w:eastAsiaTheme="minorEastAsia" w:hAnsi="Times New Roman"/>
              <w:noProof/>
              <w:rPrChange w:id="379" w:author="jake moses" w:date="2020-12-08T16:38:00Z">
                <w:rPr>
                  <w:del w:id="380" w:author="jake moses" w:date="2020-12-07T18:21:00Z"/>
                  <w:rFonts w:eastAsiaTheme="minorEastAsia" w:cstheme="minorBidi"/>
                  <w:noProof/>
                </w:rPr>
              </w:rPrChange>
            </w:rPr>
          </w:pPr>
          <w:del w:id="381" w:author="jake moses" w:date="2020-12-07T18:21:00Z">
            <w:r w:rsidRPr="00E17A95" w:rsidDel="00EF02DB">
              <w:rPr>
                <w:rStyle w:val="Hyperlink"/>
                <w:rFonts w:ascii="Times New Roman" w:hAnsi="Times New Roman"/>
                <w:b w:val="0"/>
                <w:bCs w:val="0"/>
                <w:noProof/>
                <w:rPrChange w:id="38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383" w:author="jake moses" w:date="2020-12-08T16:38:00Z">
                  <w:rPr>
                    <w:rStyle w:val="Hyperlink"/>
                    <w:noProof/>
                  </w:rPr>
                </w:rPrChange>
              </w:rPr>
              <w:delInstrText xml:space="preserve"> </w:delInstrText>
            </w:r>
            <w:r w:rsidRPr="00E17A95" w:rsidDel="00EF02DB">
              <w:rPr>
                <w:rFonts w:ascii="Times New Roman" w:hAnsi="Times New Roman"/>
                <w:noProof/>
                <w:rPrChange w:id="384" w:author="jake moses" w:date="2020-12-08T16:38:00Z">
                  <w:rPr>
                    <w:noProof/>
                  </w:rPr>
                </w:rPrChange>
              </w:rPr>
              <w:delInstrText>HYPERLINK \l "_Toc58233319"</w:delInstrText>
            </w:r>
            <w:r w:rsidRPr="00E17A95" w:rsidDel="00EF02DB">
              <w:rPr>
                <w:rStyle w:val="Hyperlink"/>
                <w:rFonts w:ascii="Times New Roman" w:hAnsi="Times New Roman"/>
                <w:noProof/>
                <w:rPrChange w:id="38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386" w:author="jake moses" w:date="2020-12-08T16:38:00Z">
                  <w:rPr>
                    <w:rStyle w:val="Hyperlink"/>
                    <w:b w:val="0"/>
                    <w:bCs w:val="0"/>
                    <w:noProof/>
                  </w:rPr>
                </w:rPrChange>
              </w:rPr>
              <w:fldChar w:fldCharType="separate"/>
            </w:r>
          </w:del>
          <w:ins w:id="387" w:author="jake moses" w:date="2020-12-08T16:38:00Z">
            <w:r w:rsidR="00E17A95">
              <w:rPr>
                <w:rStyle w:val="Hyperlink"/>
                <w:noProof/>
              </w:rPr>
              <w:t>Error! Hyperlink reference not valid.</w:t>
            </w:r>
          </w:ins>
          <w:del w:id="388" w:author="jake moses" w:date="2020-12-07T18:21:00Z">
            <w:r w:rsidRPr="00E17A95" w:rsidDel="00EF02DB">
              <w:rPr>
                <w:rStyle w:val="Hyperlink"/>
                <w:rFonts w:ascii="Times New Roman" w:hAnsi="Times New Roman"/>
                <w:noProof/>
                <w:rPrChange w:id="389" w:author="jake moses" w:date="2020-12-08T16:38:00Z">
                  <w:rPr>
                    <w:rStyle w:val="Hyperlink"/>
                    <w:noProof/>
                  </w:rPr>
                </w:rPrChange>
              </w:rPr>
              <w:delText>Future Work</w:delText>
            </w:r>
            <w:r w:rsidRPr="00E17A95" w:rsidDel="00EF02DB">
              <w:rPr>
                <w:rFonts w:ascii="Times New Roman" w:hAnsi="Times New Roman"/>
                <w:noProof/>
                <w:webHidden/>
                <w:rPrChange w:id="390" w:author="jake moses" w:date="2020-12-08T16:38:00Z">
                  <w:rPr>
                    <w:noProof/>
                    <w:webHidden/>
                  </w:rPr>
                </w:rPrChange>
              </w:rPr>
              <w:tab/>
            </w:r>
            <w:r w:rsidRPr="00E17A95" w:rsidDel="00EF02DB">
              <w:rPr>
                <w:rFonts w:ascii="Times New Roman" w:hAnsi="Times New Roman"/>
                <w:b w:val="0"/>
                <w:bCs w:val="0"/>
                <w:noProof/>
                <w:webHidden/>
                <w:rPrChange w:id="391" w:author="jake moses" w:date="2020-12-08T16:38:00Z">
                  <w:rPr>
                    <w:b w:val="0"/>
                    <w:bCs w:val="0"/>
                    <w:noProof/>
                    <w:webHidden/>
                  </w:rPr>
                </w:rPrChange>
              </w:rPr>
              <w:fldChar w:fldCharType="begin"/>
            </w:r>
            <w:r w:rsidRPr="00E17A95" w:rsidDel="00EF02DB">
              <w:rPr>
                <w:rFonts w:ascii="Times New Roman" w:hAnsi="Times New Roman"/>
                <w:noProof/>
                <w:webHidden/>
                <w:rPrChange w:id="392" w:author="jake moses" w:date="2020-12-08T16:38:00Z">
                  <w:rPr>
                    <w:noProof/>
                    <w:webHidden/>
                  </w:rPr>
                </w:rPrChange>
              </w:rPr>
              <w:delInstrText xml:space="preserve"> PAGEREF _Toc58233319 \h </w:delInstrText>
            </w:r>
            <w:r w:rsidRPr="00E17A95" w:rsidDel="00EF02DB">
              <w:rPr>
                <w:rFonts w:ascii="Times New Roman" w:hAnsi="Times New Roman"/>
                <w:b w:val="0"/>
                <w:bCs w:val="0"/>
                <w:noProof/>
                <w:webHidden/>
                <w:rPrChange w:id="393" w:author="jake moses" w:date="2020-12-08T16:38:00Z">
                  <w:rPr>
                    <w:b w:val="0"/>
                    <w:bCs w:val="0"/>
                    <w:noProof/>
                    <w:webHidden/>
                  </w:rPr>
                </w:rPrChange>
              </w:rPr>
            </w:r>
            <w:r w:rsidRPr="00E17A95" w:rsidDel="00EF02DB">
              <w:rPr>
                <w:rFonts w:ascii="Times New Roman" w:hAnsi="Times New Roman"/>
                <w:b w:val="0"/>
                <w:bCs w:val="0"/>
                <w:noProof/>
                <w:webHidden/>
                <w:rPrChange w:id="394" w:author="jake moses" w:date="2020-12-08T16:38:00Z">
                  <w:rPr>
                    <w:b w:val="0"/>
                    <w:bCs w:val="0"/>
                    <w:noProof/>
                    <w:webHidden/>
                  </w:rPr>
                </w:rPrChange>
              </w:rPr>
              <w:fldChar w:fldCharType="separate"/>
            </w:r>
            <w:r w:rsidRPr="00E17A95" w:rsidDel="00EF02DB">
              <w:rPr>
                <w:rFonts w:ascii="Times New Roman" w:hAnsi="Times New Roman"/>
                <w:noProof/>
                <w:webHidden/>
                <w:rPrChange w:id="395" w:author="jake moses" w:date="2020-12-08T16:38:00Z">
                  <w:rPr>
                    <w:noProof/>
                    <w:webHidden/>
                  </w:rPr>
                </w:rPrChange>
              </w:rPr>
              <w:delText>10</w:delText>
            </w:r>
            <w:r w:rsidRPr="00E17A95" w:rsidDel="00EF02DB">
              <w:rPr>
                <w:rFonts w:ascii="Times New Roman" w:hAnsi="Times New Roman"/>
                <w:b w:val="0"/>
                <w:bCs w:val="0"/>
                <w:noProof/>
                <w:webHidden/>
                <w:rPrChange w:id="39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397" w:author="jake moses" w:date="2020-12-08T16:38:00Z">
                  <w:rPr>
                    <w:rStyle w:val="Hyperlink"/>
                    <w:b w:val="0"/>
                    <w:bCs w:val="0"/>
                    <w:noProof/>
                  </w:rPr>
                </w:rPrChange>
              </w:rPr>
              <w:fldChar w:fldCharType="end"/>
            </w:r>
          </w:del>
        </w:p>
        <w:p w14:paraId="4C58F9AF" w14:textId="3F7619ED" w:rsidR="008D3515" w:rsidRPr="00E17A95" w:rsidDel="00EF02DB" w:rsidRDefault="008D3515">
          <w:pPr>
            <w:pStyle w:val="TOC2"/>
            <w:tabs>
              <w:tab w:val="right" w:pos="9350"/>
            </w:tabs>
            <w:rPr>
              <w:del w:id="398" w:author="jake moses" w:date="2020-12-07T18:21:00Z"/>
              <w:rFonts w:ascii="Times New Roman" w:eastAsiaTheme="minorEastAsia" w:hAnsi="Times New Roman"/>
              <w:noProof/>
              <w:rPrChange w:id="399" w:author="jake moses" w:date="2020-12-08T16:38:00Z">
                <w:rPr>
                  <w:del w:id="400" w:author="jake moses" w:date="2020-12-07T18:21:00Z"/>
                  <w:rFonts w:eastAsiaTheme="minorEastAsia" w:cstheme="minorBidi"/>
                  <w:noProof/>
                </w:rPr>
              </w:rPrChange>
            </w:rPr>
          </w:pPr>
          <w:del w:id="401" w:author="jake moses" w:date="2020-12-07T18:21:00Z">
            <w:r w:rsidRPr="00E17A95" w:rsidDel="00EF02DB">
              <w:rPr>
                <w:rStyle w:val="Hyperlink"/>
                <w:rFonts w:ascii="Times New Roman" w:hAnsi="Times New Roman"/>
                <w:b w:val="0"/>
                <w:bCs w:val="0"/>
                <w:noProof/>
                <w:rPrChange w:id="40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403" w:author="jake moses" w:date="2020-12-08T16:38:00Z">
                  <w:rPr>
                    <w:rStyle w:val="Hyperlink"/>
                    <w:noProof/>
                  </w:rPr>
                </w:rPrChange>
              </w:rPr>
              <w:delInstrText xml:space="preserve"> </w:delInstrText>
            </w:r>
            <w:r w:rsidRPr="00E17A95" w:rsidDel="00EF02DB">
              <w:rPr>
                <w:rFonts w:ascii="Times New Roman" w:hAnsi="Times New Roman"/>
                <w:noProof/>
                <w:rPrChange w:id="404" w:author="jake moses" w:date="2020-12-08T16:38:00Z">
                  <w:rPr>
                    <w:noProof/>
                  </w:rPr>
                </w:rPrChange>
              </w:rPr>
              <w:delInstrText>HYPERLINK \l "_Toc58233320"</w:delInstrText>
            </w:r>
            <w:r w:rsidRPr="00E17A95" w:rsidDel="00EF02DB">
              <w:rPr>
                <w:rStyle w:val="Hyperlink"/>
                <w:rFonts w:ascii="Times New Roman" w:hAnsi="Times New Roman"/>
                <w:noProof/>
                <w:rPrChange w:id="40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406" w:author="jake moses" w:date="2020-12-08T16:38:00Z">
                  <w:rPr>
                    <w:rStyle w:val="Hyperlink"/>
                    <w:b w:val="0"/>
                    <w:bCs w:val="0"/>
                    <w:noProof/>
                  </w:rPr>
                </w:rPrChange>
              </w:rPr>
              <w:fldChar w:fldCharType="separate"/>
            </w:r>
          </w:del>
          <w:ins w:id="407" w:author="jake moses" w:date="2020-12-08T16:38:00Z">
            <w:r w:rsidR="00E17A95">
              <w:rPr>
                <w:rStyle w:val="Hyperlink"/>
                <w:noProof/>
              </w:rPr>
              <w:t>Error! Hyperlink reference not valid.</w:t>
            </w:r>
          </w:ins>
          <w:del w:id="408" w:author="jake moses" w:date="2020-12-07T18:21:00Z">
            <w:r w:rsidRPr="00E17A95" w:rsidDel="00EF02DB">
              <w:rPr>
                <w:rStyle w:val="Hyperlink"/>
                <w:rFonts w:ascii="Times New Roman" w:hAnsi="Times New Roman"/>
                <w:noProof/>
                <w:rPrChange w:id="409" w:author="jake moses" w:date="2020-12-08T16:38:00Z">
                  <w:rPr>
                    <w:rStyle w:val="Hyperlink"/>
                    <w:noProof/>
                  </w:rPr>
                </w:rPrChange>
              </w:rPr>
              <w:delText>References</w:delText>
            </w:r>
            <w:r w:rsidRPr="00E17A95" w:rsidDel="00EF02DB">
              <w:rPr>
                <w:rFonts w:ascii="Times New Roman" w:hAnsi="Times New Roman"/>
                <w:noProof/>
                <w:webHidden/>
                <w:rPrChange w:id="410" w:author="jake moses" w:date="2020-12-08T16:38:00Z">
                  <w:rPr>
                    <w:noProof/>
                    <w:webHidden/>
                  </w:rPr>
                </w:rPrChange>
              </w:rPr>
              <w:tab/>
            </w:r>
            <w:r w:rsidRPr="00E17A95" w:rsidDel="00EF02DB">
              <w:rPr>
                <w:rFonts w:ascii="Times New Roman" w:hAnsi="Times New Roman"/>
                <w:b w:val="0"/>
                <w:bCs w:val="0"/>
                <w:noProof/>
                <w:webHidden/>
                <w:rPrChange w:id="411" w:author="jake moses" w:date="2020-12-08T16:38:00Z">
                  <w:rPr>
                    <w:b w:val="0"/>
                    <w:bCs w:val="0"/>
                    <w:noProof/>
                    <w:webHidden/>
                  </w:rPr>
                </w:rPrChange>
              </w:rPr>
              <w:fldChar w:fldCharType="begin"/>
            </w:r>
            <w:r w:rsidRPr="00E17A95" w:rsidDel="00EF02DB">
              <w:rPr>
                <w:rFonts w:ascii="Times New Roman" w:hAnsi="Times New Roman"/>
                <w:noProof/>
                <w:webHidden/>
                <w:rPrChange w:id="412" w:author="jake moses" w:date="2020-12-08T16:38:00Z">
                  <w:rPr>
                    <w:noProof/>
                    <w:webHidden/>
                  </w:rPr>
                </w:rPrChange>
              </w:rPr>
              <w:delInstrText xml:space="preserve"> PAGEREF _Toc58233320 \h </w:delInstrText>
            </w:r>
            <w:r w:rsidRPr="00E17A95" w:rsidDel="00EF02DB">
              <w:rPr>
                <w:rFonts w:ascii="Times New Roman" w:hAnsi="Times New Roman"/>
                <w:b w:val="0"/>
                <w:bCs w:val="0"/>
                <w:noProof/>
                <w:webHidden/>
                <w:rPrChange w:id="413" w:author="jake moses" w:date="2020-12-08T16:38:00Z">
                  <w:rPr>
                    <w:b w:val="0"/>
                    <w:bCs w:val="0"/>
                    <w:noProof/>
                    <w:webHidden/>
                  </w:rPr>
                </w:rPrChange>
              </w:rPr>
            </w:r>
            <w:r w:rsidRPr="00E17A95" w:rsidDel="00EF02DB">
              <w:rPr>
                <w:rFonts w:ascii="Times New Roman" w:hAnsi="Times New Roman"/>
                <w:b w:val="0"/>
                <w:bCs w:val="0"/>
                <w:noProof/>
                <w:webHidden/>
                <w:rPrChange w:id="414" w:author="jake moses" w:date="2020-12-08T16:38:00Z">
                  <w:rPr>
                    <w:b w:val="0"/>
                    <w:bCs w:val="0"/>
                    <w:noProof/>
                    <w:webHidden/>
                  </w:rPr>
                </w:rPrChange>
              </w:rPr>
              <w:fldChar w:fldCharType="separate"/>
            </w:r>
            <w:r w:rsidRPr="00E17A95" w:rsidDel="00EF02DB">
              <w:rPr>
                <w:rFonts w:ascii="Times New Roman" w:hAnsi="Times New Roman"/>
                <w:noProof/>
                <w:webHidden/>
                <w:rPrChange w:id="415" w:author="jake moses" w:date="2020-12-08T16:38:00Z">
                  <w:rPr>
                    <w:noProof/>
                    <w:webHidden/>
                  </w:rPr>
                </w:rPrChange>
              </w:rPr>
              <w:delText>11</w:delText>
            </w:r>
            <w:r w:rsidRPr="00E17A95" w:rsidDel="00EF02DB">
              <w:rPr>
                <w:rFonts w:ascii="Times New Roman" w:hAnsi="Times New Roman"/>
                <w:b w:val="0"/>
                <w:bCs w:val="0"/>
                <w:noProof/>
                <w:webHidden/>
                <w:rPrChange w:id="41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417" w:author="jake moses" w:date="2020-12-08T16:38:00Z">
                  <w:rPr>
                    <w:rStyle w:val="Hyperlink"/>
                    <w:b w:val="0"/>
                    <w:bCs w:val="0"/>
                    <w:noProof/>
                  </w:rPr>
                </w:rPrChange>
              </w:rPr>
              <w:fldChar w:fldCharType="end"/>
            </w:r>
          </w:del>
        </w:p>
        <w:p w14:paraId="0C6F7CE1" w14:textId="55675B41" w:rsidR="008D3515" w:rsidRPr="00E17A95" w:rsidDel="00EF02DB" w:rsidRDefault="008D3515">
          <w:pPr>
            <w:pStyle w:val="TOC2"/>
            <w:tabs>
              <w:tab w:val="right" w:pos="9350"/>
            </w:tabs>
            <w:rPr>
              <w:del w:id="418" w:author="jake moses" w:date="2020-12-07T18:21:00Z"/>
              <w:rFonts w:ascii="Times New Roman" w:eastAsiaTheme="minorEastAsia" w:hAnsi="Times New Roman"/>
              <w:noProof/>
              <w:rPrChange w:id="419" w:author="jake moses" w:date="2020-12-08T16:38:00Z">
                <w:rPr>
                  <w:del w:id="420" w:author="jake moses" w:date="2020-12-07T18:21:00Z"/>
                  <w:rFonts w:eastAsiaTheme="minorEastAsia" w:cstheme="minorBidi"/>
                  <w:noProof/>
                </w:rPr>
              </w:rPrChange>
            </w:rPr>
          </w:pPr>
          <w:del w:id="421" w:author="jake moses" w:date="2020-12-07T18:21:00Z">
            <w:r w:rsidRPr="00E17A95" w:rsidDel="00EF02DB">
              <w:rPr>
                <w:rStyle w:val="Hyperlink"/>
                <w:rFonts w:ascii="Times New Roman" w:hAnsi="Times New Roman"/>
                <w:b w:val="0"/>
                <w:bCs w:val="0"/>
                <w:noProof/>
                <w:rPrChange w:id="422" w:author="jake moses" w:date="2020-12-08T16:38:00Z">
                  <w:rPr>
                    <w:rStyle w:val="Hyperlink"/>
                    <w:b w:val="0"/>
                    <w:bCs w:val="0"/>
                    <w:noProof/>
                  </w:rPr>
                </w:rPrChange>
              </w:rPr>
              <w:fldChar w:fldCharType="begin"/>
            </w:r>
            <w:r w:rsidRPr="00E17A95" w:rsidDel="00EF02DB">
              <w:rPr>
                <w:rStyle w:val="Hyperlink"/>
                <w:rFonts w:ascii="Times New Roman" w:hAnsi="Times New Roman"/>
                <w:noProof/>
                <w:rPrChange w:id="423" w:author="jake moses" w:date="2020-12-08T16:38:00Z">
                  <w:rPr>
                    <w:rStyle w:val="Hyperlink"/>
                    <w:noProof/>
                  </w:rPr>
                </w:rPrChange>
              </w:rPr>
              <w:delInstrText xml:space="preserve"> </w:delInstrText>
            </w:r>
            <w:r w:rsidRPr="00E17A95" w:rsidDel="00EF02DB">
              <w:rPr>
                <w:rFonts w:ascii="Times New Roman" w:hAnsi="Times New Roman"/>
                <w:noProof/>
                <w:rPrChange w:id="424" w:author="jake moses" w:date="2020-12-08T16:38:00Z">
                  <w:rPr>
                    <w:noProof/>
                  </w:rPr>
                </w:rPrChange>
              </w:rPr>
              <w:delInstrText>HYPERLINK \l "_Toc58233321"</w:delInstrText>
            </w:r>
            <w:r w:rsidRPr="00E17A95" w:rsidDel="00EF02DB">
              <w:rPr>
                <w:rStyle w:val="Hyperlink"/>
                <w:rFonts w:ascii="Times New Roman" w:hAnsi="Times New Roman"/>
                <w:noProof/>
                <w:rPrChange w:id="425" w:author="jake moses" w:date="2020-12-08T16:38:00Z">
                  <w:rPr>
                    <w:rStyle w:val="Hyperlink"/>
                    <w:noProof/>
                  </w:rPr>
                </w:rPrChange>
              </w:rPr>
              <w:delInstrText xml:space="preserve"> </w:delInstrText>
            </w:r>
            <w:r w:rsidRPr="00E17A95" w:rsidDel="00EF02DB">
              <w:rPr>
                <w:rStyle w:val="Hyperlink"/>
                <w:rFonts w:ascii="Times New Roman" w:hAnsi="Times New Roman"/>
                <w:b w:val="0"/>
                <w:bCs w:val="0"/>
                <w:noProof/>
                <w:rPrChange w:id="426" w:author="jake moses" w:date="2020-12-08T16:38:00Z">
                  <w:rPr>
                    <w:rStyle w:val="Hyperlink"/>
                    <w:b w:val="0"/>
                    <w:bCs w:val="0"/>
                    <w:noProof/>
                  </w:rPr>
                </w:rPrChange>
              </w:rPr>
              <w:fldChar w:fldCharType="separate"/>
            </w:r>
          </w:del>
          <w:ins w:id="427" w:author="jake moses" w:date="2020-12-08T16:38:00Z">
            <w:r w:rsidR="00E17A95">
              <w:rPr>
                <w:rStyle w:val="Hyperlink"/>
                <w:noProof/>
              </w:rPr>
              <w:t>Error! Hyperlink reference not valid.</w:t>
            </w:r>
          </w:ins>
          <w:del w:id="428" w:author="jake moses" w:date="2020-12-07T18:21:00Z">
            <w:r w:rsidRPr="00E17A95" w:rsidDel="00EF02DB">
              <w:rPr>
                <w:rStyle w:val="Hyperlink"/>
                <w:rFonts w:ascii="Times New Roman" w:hAnsi="Times New Roman"/>
                <w:noProof/>
                <w:rPrChange w:id="429" w:author="jake moses" w:date="2020-12-08T16:38:00Z">
                  <w:rPr>
                    <w:rStyle w:val="Hyperlink"/>
                    <w:noProof/>
                  </w:rPr>
                </w:rPrChange>
              </w:rPr>
              <w:delText>Appendix</w:delText>
            </w:r>
            <w:r w:rsidRPr="00E17A95" w:rsidDel="00EF02DB">
              <w:rPr>
                <w:rFonts w:ascii="Times New Roman" w:hAnsi="Times New Roman"/>
                <w:noProof/>
                <w:webHidden/>
                <w:rPrChange w:id="430" w:author="jake moses" w:date="2020-12-08T16:38:00Z">
                  <w:rPr>
                    <w:noProof/>
                    <w:webHidden/>
                  </w:rPr>
                </w:rPrChange>
              </w:rPr>
              <w:tab/>
            </w:r>
            <w:r w:rsidRPr="00E17A95" w:rsidDel="00EF02DB">
              <w:rPr>
                <w:rFonts w:ascii="Times New Roman" w:hAnsi="Times New Roman"/>
                <w:b w:val="0"/>
                <w:bCs w:val="0"/>
                <w:noProof/>
                <w:webHidden/>
                <w:rPrChange w:id="431" w:author="jake moses" w:date="2020-12-08T16:38:00Z">
                  <w:rPr>
                    <w:b w:val="0"/>
                    <w:bCs w:val="0"/>
                    <w:noProof/>
                    <w:webHidden/>
                  </w:rPr>
                </w:rPrChange>
              </w:rPr>
              <w:fldChar w:fldCharType="begin"/>
            </w:r>
            <w:r w:rsidRPr="00E17A95" w:rsidDel="00EF02DB">
              <w:rPr>
                <w:rFonts w:ascii="Times New Roman" w:hAnsi="Times New Roman"/>
                <w:noProof/>
                <w:webHidden/>
                <w:rPrChange w:id="432" w:author="jake moses" w:date="2020-12-08T16:38:00Z">
                  <w:rPr>
                    <w:noProof/>
                    <w:webHidden/>
                  </w:rPr>
                </w:rPrChange>
              </w:rPr>
              <w:delInstrText xml:space="preserve"> PAGEREF _Toc58233321 \h </w:delInstrText>
            </w:r>
            <w:r w:rsidRPr="00E17A95" w:rsidDel="00EF02DB">
              <w:rPr>
                <w:rFonts w:ascii="Times New Roman" w:hAnsi="Times New Roman"/>
                <w:b w:val="0"/>
                <w:bCs w:val="0"/>
                <w:noProof/>
                <w:webHidden/>
                <w:rPrChange w:id="433" w:author="jake moses" w:date="2020-12-08T16:38:00Z">
                  <w:rPr>
                    <w:b w:val="0"/>
                    <w:bCs w:val="0"/>
                    <w:noProof/>
                    <w:webHidden/>
                  </w:rPr>
                </w:rPrChange>
              </w:rPr>
            </w:r>
            <w:r w:rsidRPr="00E17A95" w:rsidDel="00EF02DB">
              <w:rPr>
                <w:rFonts w:ascii="Times New Roman" w:hAnsi="Times New Roman"/>
                <w:b w:val="0"/>
                <w:bCs w:val="0"/>
                <w:noProof/>
                <w:webHidden/>
                <w:rPrChange w:id="434" w:author="jake moses" w:date="2020-12-08T16:38:00Z">
                  <w:rPr>
                    <w:b w:val="0"/>
                    <w:bCs w:val="0"/>
                    <w:noProof/>
                    <w:webHidden/>
                  </w:rPr>
                </w:rPrChange>
              </w:rPr>
              <w:fldChar w:fldCharType="separate"/>
            </w:r>
            <w:r w:rsidRPr="00E17A95" w:rsidDel="00EF02DB">
              <w:rPr>
                <w:rFonts w:ascii="Times New Roman" w:hAnsi="Times New Roman"/>
                <w:noProof/>
                <w:webHidden/>
                <w:rPrChange w:id="435" w:author="jake moses" w:date="2020-12-08T16:38:00Z">
                  <w:rPr>
                    <w:noProof/>
                    <w:webHidden/>
                  </w:rPr>
                </w:rPrChange>
              </w:rPr>
              <w:delText>11</w:delText>
            </w:r>
            <w:r w:rsidRPr="00E17A95" w:rsidDel="00EF02DB">
              <w:rPr>
                <w:rFonts w:ascii="Times New Roman" w:hAnsi="Times New Roman"/>
                <w:b w:val="0"/>
                <w:bCs w:val="0"/>
                <w:noProof/>
                <w:webHidden/>
                <w:rPrChange w:id="436" w:author="jake moses" w:date="2020-12-08T16:38:00Z">
                  <w:rPr>
                    <w:b w:val="0"/>
                    <w:bCs w:val="0"/>
                    <w:noProof/>
                    <w:webHidden/>
                  </w:rPr>
                </w:rPrChange>
              </w:rPr>
              <w:fldChar w:fldCharType="end"/>
            </w:r>
            <w:r w:rsidRPr="00E17A95" w:rsidDel="00EF02DB">
              <w:rPr>
                <w:rStyle w:val="Hyperlink"/>
                <w:rFonts w:ascii="Times New Roman" w:hAnsi="Times New Roman"/>
                <w:b w:val="0"/>
                <w:bCs w:val="0"/>
                <w:noProof/>
                <w:rPrChange w:id="437" w:author="jake moses" w:date="2020-12-08T16:38:00Z">
                  <w:rPr>
                    <w:rStyle w:val="Hyperlink"/>
                    <w:b w:val="0"/>
                    <w:bCs w:val="0"/>
                    <w:noProof/>
                  </w:rPr>
                </w:rPrChange>
              </w:rPr>
              <w:fldChar w:fldCharType="end"/>
            </w:r>
          </w:del>
        </w:p>
        <w:p w14:paraId="34076FDB" w14:textId="1656A94A" w:rsidR="00294D87" w:rsidRPr="00E17A95" w:rsidRDefault="008D3515">
          <w:r w:rsidRPr="00E17A95">
            <w:rPr>
              <w:b/>
              <w:bCs/>
              <w:noProof/>
              <w:rPrChange w:id="438" w:author="jake moses" w:date="2020-12-08T16:38:00Z">
                <w:rPr>
                  <w:b/>
                  <w:bCs/>
                  <w:noProof/>
                </w:rPr>
              </w:rPrChange>
            </w:rPr>
            <w:fldChar w:fldCharType="end"/>
          </w:r>
        </w:p>
      </w:sdtContent>
    </w:sdt>
    <w:p w14:paraId="1C5AED3E" w14:textId="77777777" w:rsidR="00294D87" w:rsidRPr="00E17A95" w:rsidRDefault="00294D87">
      <w:pPr>
        <w:rPr>
          <w:rPrChange w:id="439" w:author="jake moses" w:date="2020-12-08T16:38:00Z">
            <w:rPr/>
          </w:rPrChange>
        </w:rPr>
      </w:pPr>
    </w:p>
    <w:p w14:paraId="674C1E57" w14:textId="77777777" w:rsidR="00294D87" w:rsidRPr="00E17A95" w:rsidRDefault="00294D87">
      <w:pPr>
        <w:rPr>
          <w:rPrChange w:id="440" w:author="jake moses" w:date="2020-12-08T16:38:00Z">
            <w:rPr/>
          </w:rPrChange>
        </w:rPr>
      </w:pPr>
    </w:p>
    <w:p w14:paraId="6E34DFFF" w14:textId="77777777" w:rsidR="00294D87" w:rsidRPr="00E17A95" w:rsidRDefault="00294D87">
      <w:pPr>
        <w:rPr>
          <w:rPrChange w:id="441" w:author="jake moses" w:date="2020-12-08T16:38:00Z">
            <w:rPr/>
          </w:rPrChange>
        </w:rPr>
      </w:pPr>
    </w:p>
    <w:p w14:paraId="7D822528" w14:textId="77777777" w:rsidR="00294D87" w:rsidRPr="00E17A95" w:rsidRDefault="00294D87">
      <w:pPr>
        <w:rPr>
          <w:rPrChange w:id="442" w:author="jake moses" w:date="2020-12-08T16:38:00Z">
            <w:rPr/>
          </w:rPrChange>
        </w:rPr>
      </w:pPr>
    </w:p>
    <w:p w14:paraId="04D8628D" w14:textId="77777777" w:rsidR="00294D87" w:rsidRPr="00E17A95" w:rsidRDefault="00EF02DB">
      <w:pPr>
        <w:rPr>
          <w:rFonts w:eastAsia="Calibri"/>
          <w:i/>
          <w:rPrChange w:id="443" w:author="jake moses" w:date="2020-12-08T16:38:00Z">
            <w:rPr>
              <w:rFonts w:ascii="Calibri" w:eastAsia="Calibri" w:hAnsi="Calibri" w:cs="Calibri"/>
              <w:i/>
            </w:rPr>
          </w:rPrChange>
        </w:rPr>
      </w:pPr>
      <w:r w:rsidRPr="00E17A95">
        <w:rPr>
          <w:rPrChange w:id="444" w:author="jake moses" w:date="2020-12-08T16:38:00Z">
            <w:rPr/>
          </w:rPrChange>
        </w:rPr>
        <w:br w:type="page"/>
      </w:r>
    </w:p>
    <w:p w14:paraId="7C4967CD" w14:textId="00FC4877" w:rsidR="00294D87" w:rsidRPr="00E17A95" w:rsidRDefault="00EF02DB">
      <w:pPr>
        <w:pStyle w:val="Heading2"/>
      </w:pPr>
      <w:bookmarkStart w:id="445" w:name="_Toc58337925"/>
      <w:r w:rsidRPr="00E17A95">
        <w:lastRenderedPageBreak/>
        <w:t>Table of Figures</w:t>
      </w:r>
      <w:bookmarkEnd w:id="445"/>
    </w:p>
    <w:p w14:paraId="6974B127" w14:textId="77777777" w:rsidR="008D3515" w:rsidRPr="00E17A95" w:rsidRDefault="008D3515" w:rsidP="008D3515"/>
    <w:p w14:paraId="3049216E" w14:textId="2EFA52F4" w:rsidR="00E17A95" w:rsidRDefault="00D951FF">
      <w:pPr>
        <w:pStyle w:val="TableofFigures"/>
        <w:tabs>
          <w:tab w:val="right" w:pos="9350"/>
        </w:tabs>
        <w:rPr>
          <w:ins w:id="446" w:author="jake moses" w:date="2020-12-08T16:39:00Z"/>
          <w:rFonts w:asciiTheme="minorHAnsi" w:eastAsiaTheme="minorEastAsia" w:hAnsiTheme="minorHAnsi" w:cstheme="minorBidi"/>
          <w:noProof/>
        </w:rPr>
      </w:pPr>
      <w:r w:rsidRPr="00E17A95">
        <w:fldChar w:fldCharType="begin"/>
      </w:r>
      <w:r w:rsidRPr="00E17A95">
        <w:rPr>
          <w:rPrChange w:id="447" w:author="jake moses" w:date="2020-12-08T16:38:00Z">
            <w:rPr/>
          </w:rPrChange>
        </w:rPr>
        <w:instrText xml:space="preserve"> TOC \h \z \c "Figure" </w:instrText>
      </w:r>
      <w:r w:rsidRPr="00E17A95">
        <w:rPr>
          <w:rPrChange w:id="448" w:author="jake moses" w:date="2020-12-08T16:38:00Z">
            <w:rPr/>
          </w:rPrChange>
        </w:rPr>
        <w:fldChar w:fldCharType="separate"/>
      </w:r>
      <w:ins w:id="449" w:author="jake moses" w:date="2020-12-08T16:39:00Z">
        <w:r w:rsidR="00E17A95" w:rsidRPr="001E729F">
          <w:rPr>
            <w:rStyle w:val="Hyperlink"/>
            <w:noProof/>
          </w:rPr>
          <w:fldChar w:fldCharType="begin"/>
        </w:r>
        <w:r w:rsidR="00E17A95" w:rsidRPr="001E729F">
          <w:rPr>
            <w:rStyle w:val="Hyperlink"/>
            <w:noProof/>
          </w:rPr>
          <w:instrText xml:space="preserve"> </w:instrText>
        </w:r>
        <w:r w:rsidR="00E17A95">
          <w:rPr>
            <w:noProof/>
          </w:rPr>
          <w:instrText>HYPERLINK \l "_Toc58337996"</w:instrText>
        </w:r>
        <w:r w:rsidR="00E17A95" w:rsidRPr="001E729F">
          <w:rPr>
            <w:rStyle w:val="Hyperlink"/>
            <w:noProof/>
          </w:rPr>
          <w:instrText xml:space="preserve"> </w:instrText>
        </w:r>
        <w:r w:rsidR="00E17A95" w:rsidRPr="001E729F">
          <w:rPr>
            <w:rStyle w:val="Hyperlink"/>
            <w:noProof/>
          </w:rPr>
        </w:r>
        <w:r w:rsidR="00E17A95" w:rsidRPr="001E729F">
          <w:rPr>
            <w:rStyle w:val="Hyperlink"/>
            <w:noProof/>
          </w:rPr>
          <w:fldChar w:fldCharType="separate"/>
        </w:r>
        <w:r w:rsidR="00E17A95" w:rsidRPr="001E729F">
          <w:rPr>
            <w:rStyle w:val="Hyperlink"/>
            <w:bCs/>
            <w:noProof/>
          </w:rPr>
          <w:t>Figure 1 Original Gantt Chart</w:t>
        </w:r>
        <w:r w:rsidR="00E17A95">
          <w:rPr>
            <w:noProof/>
            <w:webHidden/>
          </w:rPr>
          <w:tab/>
        </w:r>
        <w:r w:rsidR="00E17A95">
          <w:rPr>
            <w:noProof/>
            <w:webHidden/>
          </w:rPr>
          <w:fldChar w:fldCharType="begin"/>
        </w:r>
        <w:r w:rsidR="00E17A95">
          <w:rPr>
            <w:noProof/>
            <w:webHidden/>
          </w:rPr>
          <w:instrText xml:space="preserve"> PAGEREF _Toc58337996 \h </w:instrText>
        </w:r>
        <w:r w:rsidR="00E17A95">
          <w:rPr>
            <w:noProof/>
            <w:webHidden/>
          </w:rPr>
        </w:r>
      </w:ins>
      <w:r w:rsidR="00E17A95">
        <w:rPr>
          <w:noProof/>
          <w:webHidden/>
        </w:rPr>
        <w:fldChar w:fldCharType="separate"/>
      </w:r>
      <w:ins w:id="450" w:author="jake moses" w:date="2020-12-08T16:39:00Z">
        <w:r w:rsidR="00E17A95">
          <w:rPr>
            <w:noProof/>
            <w:webHidden/>
          </w:rPr>
          <w:t>9</w:t>
        </w:r>
        <w:r w:rsidR="00E17A95">
          <w:rPr>
            <w:noProof/>
            <w:webHidden/>
          </w:rPr>
          <w:fldChar w:fldCharType="end"/>
        </w:r>
        <w:r w:rsidR="00E17A95" w:rsidRPr="001E729F">
          <w:rPr>
            <w:rStyle w:val="Hyperlink"/>
            <w:noProof/>
          </w:rPr>
          <w:fldChar w:fldCharType="end"/>
        </w:r>
      </w:ins>
    </w:p>
    <w:p w14:paraId="00944EC2" w14:textId="0CEF93AB" w:rsidR="00E17A95" w:rsidRDefault="00E17A95">
      <w:pPr>
        <w:pStyle w:val="TableofFigures"/>
        <w:tabs>
          <w:tab w:val="right" w:pos="9350"/>
        </w:tabs>
        <w:rPr>
          <w:ins w:id="451" w:author="jake moses" w:date="2020-12-08T16:39:00Z"/>
          <w:rFonts w:asciiTheme="minorHAnsi" w:eastAsiaTheme="minorEastAsia" w:hAnsiTheme="minorHAnsi" w:cstheme="minorBidi"/>
          <w:noProof/>
        </w:rPr>
      </w:pPr>
      <w:ins w:id="452" w:author="jake moses" w:date="2020-12-08T16:39:00Z">
        <w:r w:rsidRPr="001E729F">
          <w:rPr>
            <w:rStyle w:val="Hyperlink"/>
            <w:noProof/>
          </w:rPr>
          <w:fldChar w:fldCharType="begin"/>
        </w:r>
        <w:r w:rsidRPr="001E729F">
          <w:rPr>
            <w:rStyle w:val="Hyperlink"/>
            <w:noProof/>
          </w:rPr>
          <w:instrText xml:space="preserve"> </w:instrText>
        </w:r>
        <w:r>
          <w:rPr>
            <w:noProof/>
          </w:rPr>
          <w:instrText>HYPERLINK \l "_Toc58337997"</w:instrText>
        </w:r>
        <w:r w:rsidRPr="001E729F">
          <w:rPr>
            <w:rStyle w:val="Hyperlink"/>
            <w:noProof/>
          </w:rPr>
          <w:instrText xml:space="preserve"> </w:instrText>
        </w:r>
        <w:r w:rsidRPr="001E729F">
          <w:rPr>
            <w:rStyle w:val="Hyperlink"/>
            <w:noProof/>
          </w:rPr>
        </w:r>
        <w:r w:rsidRPr="001E729F">
          <w:rPr>
            <w:rStyle w:val="Hyperlink"/>
            <w:noProof/>
          </w:rPr>
          <w:fldChar w:fldCharType="separate"/>
        </w:r>
        <w:r w:rsidRPr="001E729F">
          <w:rPr>
            <w:rStyle w:val="Hyperlink"/>
            <w:noProof/>
          </w:rPr>
          <w:t>Figure 2 Final Gantt Chart</w:t>
        </w:r>
        <w:r>
          <w:rPr>
            <w:noProof/>
            <w:webHidden/>
          </w:rPr>
          <w:tab/>
        </w:r>
        <w:r>
          <w:rPr>
            <w:noProof/>
            <w:webHidden/>
          </w:rPr>
          <w:fldChar w:fldCharType="begin"/>
        </w:r>
        <w:r>
          <w:rPr>
            <w:noProof/>
            <w:webHidden/>
          </w:rPr>
          <w:instrText xml:space="preserve"> PAGEREF _Toc58337997 \h </w:instrText>
        </w:r>
        <w:r>
          <w:rPr>
            <w:noProof/>
            <w:webHidden/>
          </w:rPr>
        </w:r>
      </w:ins>
      <w:r>
        <w:rPr>
          <w:noProof/>
          <w:webHidden/>
        </w:rPr>
        <w:fldChar w:fldCharType="separate"/>
      </w:r>
      <w:ins w:id="453" w:author="jake moses" w:date="2020-12-08T16:39:00Z">
        <w:r>
          <w:rPr>
            <w:noProof/>
            <w:webHidden/>
          </w:rPr>
          <w:t>11</w:t>
        </w:r>
        <w:r>
          <w:rPr>
            <w:noProof/>
            <w:webHidden/>
          </w:rPr>
          <w:fldChar w:fldCharType="end"/>
        </w:r>
        <w:r w:rsidRPr="001E729F">
          <w:rPr>
            <w:rStyle w:val="Hyperlink"/>
            <w:noProof/>
          </w:rPr>
          <w:fldChar w:fldCharType="end"/>
        </w:r>
      </w:ins>
    </w:p>
    <w:p w14:paraId="549E1B21" w14:textId="2E950CF7" w:rsidR="00E17A95" w:rsidRDefault="00E17A95">
      <w:pPr>
        <w:pStyle w:val="TableofFigures"/>
        <w:tabs>
          <w:tab w:val="right" w:pos="9350"/>
        </w:tabs>
        <w:rPr>
          <w:ins w:id="454" w:author="jake moses" w:date="2020-12-08T16:39:00Z"/>
          <w:rFonts w:asciiTheme="minorHAnsi" w:eastAsiaTheme="minorEastAsia" w:hAnsiTheme="minorHAnsi" w:cstheme="minorBidi"/>
          <w:noProof/>
        </w:rPr>
      </w:pPr>
      <w:ins w:id="455" w:author="jake moses" w:date="2020-12-08T16:39:00Z">
        <w:r w:rsidRPr="001E729F">
          <w:rPr>
            <w:rStyle w:val="Hyperlink"/>
            <w:noProof/>
          </w:rPr>
          <w:fldChar w:fldCharType="begin"/>
        </w:r>
        <w:r w:rsidRPr="001E729F">
          <w:rPr>
            <w:rStyle w:val="Hyperlink"/>
            <w:noProof/>
          </w:rPr>
          <w:instrText xml:space="preserve"> </w:instrText>
        </w:r>
        <w:r>
          <w:rPr>
            <w:noProof/>
          </w:rPr>
          <w:instrText>HYPERLINK \l "_Toc58337998"</w:instrText>
        </w:r>
        <w:r w:rsidRPr="001E729F">
          <w:rPr>
            <w:rStyle w:val="Hyperlink"/>
            <w:noProof/>
          </w:rPr>
          <w:instrText xml:space="preserve"> </w:instrText>
        </w:r>
        <w:r w:rsidRPr="001E729F">
          <w:rPr>
            <w:rStyle w:val="Hyperlink"/>
            <w:noProof/>
          </w:rPr>
        </w:r>
        <w:r w:rsidRPr="001E729F">
          <w:rPr>
            <w:rStyle w:val="Hyperlink"/>
            <w:noProof/>
          </w:rPr>
          <w:fldChar w:fldCharType="separate"/>
        </w:r>
        <w:r w:rsidRPr="001E729F">
          <w:rPr>
            <w:rStyle w:val="Hyperlink"/>
            <w:noProof/>
          </w:rPr>
          <w:t>Figure 3 Bluetooth Test Plan</w:t>
        </w:r>
        <w:r>
          <w:rPr>
            <w:noProof/>
            <w:webHidden/>
          </w:rPr>
          <w:tab/>
        </w:r>
        <w:r>
          <w:rPr>
            <w:noProof/>
            <w:webHidden/>
          </w:rPr>
          <w:fldChar w:fldCharType="begin"/>
        </w:r>
        <w:r>
          <w:rPr>
            <w:noProof/>
            <w:webHidden/>
          </w:rPr>
          <w:instrText xml:space="preserve"> PAGEREF _Toc58337998 \h </w:instrText>
        </w:r>
        <w:r>
          <w:rPr>
            <w:noProof/>
            <w:webHidden/>
          </w:rPr>
        </w:r>
      </w:ins>
      <w:r>
        <w:rPr>
          <w:noProof/>
          <w:webHidden/>
        </w:rPr>
        <w:fldChar w:fldCharType="separate"/>
      </w:r>
      <w:ins w:id="456" w:author="jake moses" w:date="2020-12-08T16:39:00Z">
        <w:r>
          <w:rPr>
            <w:noProof/>
            <w:webHidden/>
          </w:rPr>
          <w:t>13</w:t>
        </w:r>
        <w:r>
          <w:rPr>
            <w:noProof/>
            <w:webHidden/>
          </w:rPr>
          <w:fldChar w:fldCharType="end"/>
        </w:r>
        <w:r w:rsidRPr="001E729F">
          <w:rPr>
            <w:rStyle w:val="Hyperlink"/>
            <w:noProof/>
          </w:rPr>
          <w:fldChar w:fldCharType="end"/>
        </w:r>
      </w:ins>
    </w:p>
    <w:p w14:paraId="508392BC" w14:textId="7BD33D87" w:rsidR="00E17A95" w:rsidRDefault="00E17A95">
      <w:pPr>
        <w:pStyle w:val="TableofFigures"/>
        <w:tabs>
          <w:tab w:val="right" w:pos="9350"/>
        </w:tabs>
        <w:rPr>
          <w:ins w:id="457" w:author="jake moses" w:date="2020-12-08T16:39:00Z"/>
          <w:rFonts w:asciiTheme="minorHAnsi" w:eastAsiaTheme="minorEastAsia" w:hAnsiTheme="minorHAnsi" w:cstheme="minorBidi"/>
          <w:noProof/>
        </w:rPr>
      </w:pPr>
      <w:ins w:id="458" w:author="jake moses" w:date="2020-12-08T16:39:00Z">
        <w:r w:rsidRPr="001E729F">
          <w:rPr>
            <w:rStyle w:val="Hyperlink"/>
            <w:noProof/>
          </w:rPr>
          <w:fldChar w:fldCharType="begin"/>
        </w:r>
        <w:r w:rsidRPr="001E729F">
          <w:rPr>
            <w:rStyle w:val="Hyperlink"/>
            <w:noProof/>
          </w:rPr>
          <w:instrText xml:space="preserve"> </w:instrText>
        </w:r>
        <w:r>
          <w:rPr>
            <w:noProof/>
          </w:rPr>
          <w:instrText>HYPERLINK \l "_Toc58337999"</w:instrText>
        </w:r>
        <w:r w:rsidRPr="001E729F">
          <w:rPr>
            <w:rStyle w:val="Hyperlink"/>
            <w:noProof/>
          </w:rPr>
          <w:instrText xml:space="preserve"> </w:instrText>
        </w:r>
        <w:r w:rsidRPr="001E729F">
          <w:rPr>
            <w:rStyle w:val="Hyperlink"/>
            <w:noProof/>
          </w:rPr>
        </w:r>
        <w:r w:rsidRPr="001E729F">
          <w:rPr>
            <w:rStyle w:val="Hyperlink"/>
            <w:noProof/>
          </w:rPr>
          <w:fldChar w:fldCharType="separate"/>
        </w:r>
        <w:r w:rsidRPr="001E729F">
          <w:rPr>
            <w:rStyle w:val="Hyperlink"/>
            <w:noProof/>
          </w:rPr>
          <w:t>Figure 4 Mobile Application Test Plan</w:t>
        </w:r>
        <w:r>
          <w:rPr>
            <w:noProof/>
            <w:webHidden/>
          </w:rPr>
          <w:tab/>
        </w:r>
        <w:r>
          <w:rPr>
            <w:noProof/>
            <w:webHidden/>
          </w:rPr>
          <w:fldChar w:fldCharType="begin"/>
        </w:r>
        <w:r>
          <w:rPr>
            <w:noProof/>
            <w:webHidden/>
          </w:rPr>
          <w:instrText xml:space="preserve"> PAGEREF _Toc58337999 \h </w:instrText>
        </w:r>
        <w:r>
          <w:rPr>
            <w:noProof/>
            <w:webHidden/>
          </w:rPr>
        </w:r>
      </w:ins>
      <w:r>
        <w:rPr>
          <w:noProof/>
          <w:webHidden/>
        </w:rPr>
        <w:fldChar w:fldCharType="separate"/>
      </w:r>
      <w:ins w:id="459" w:author="jake moses" w:date="2020-12-08T16:39:00Z">
        <w:r>
          <w:rPr>
            <w:noProof/>
            <w:webHidden/>
          </w:rPr>
          <w:t>14</w:t>
        </w:r>
        <w:r>
          <w:rPr>
            <w:noProof/>
            <w:webHidden/>
          </w:rPr>
          <w:fldChar w:fldCharType="end"/>
        </w:r>
        <w:r w:rsidRPr="001E729F">
          <w:rPr>
            <w:rStyle w:val="Hyperlink"/>
            <w:noProof/>
          </w:rPr>
          <w:fldChar w:fldCharType="end"/>
        </w:r>
      </w:ins>
    </w:p>
    <w:p w14:paraId="3BA7C304" w14:textId="166C8403" w:rsidR="008D3515" w:rsidRPr="00E17A95" w:rsidDel="00EF02DB" w:rsidRDefault="008D3515">
      <w:pPr>
        <w:pStyle w:val="TableofFigures"/>
        <w:tabs>
          <w:tab w:val="right" w:pos="9350"/>
        </w:tabs>
        <w:rPr>
          <w:del w:id="460" w:author="jake moses" w:date="2020-12-07T18:21:00Z"/>
          <w:rFonts w:eastAsiaTheme="minorEastAsia"/>
          <w:noProof/>
          <w:rPrChange w:id="461" w:author="jake moses" w:date="2020-12-08T16:38:00Z">
            <w:rPr>
              <w:del w:id="462" w:author="jake moses" w:date="2020-12-07T18:21:00Z"/>
              <w:rFonts w:asciiTheme="minorHAnsi" w:eastAsiaTheme="minorEastAsia" w:hAnsiTheme="minorHAnsi" w:cstheme="minorBidi"/>
              <w:noProof/>
            </w:rPr>
          </w:rPrChange>
        </w:rPr>
      </w:pPr>
      <w:del w:id="463" w:author="jake moses" w:date="2020-12-07T18:21:00Z">
        <w:r w:rsidRPr="00E17A95" w:rsidDel="00EF02DB">
          <w:rPr>
            <w:rStyle w:val="Hyperlink"/>
            <w:noProof/>
          </w:rPr>
          <w:fldChar w:fldCharType="begin"/>
        </w:r>
        <w:r w:rsidRPr="00E17A95" w:rsidDel="00EF02DB">
          <w:rPr>
            <w:rStyle w:val="Hyperlink"/>
            <w:noProof/>
            <w:rPrChange w:id="464" w:author="jake moses" w:date="2020-12-08T16:38:00Z">
              <w:rPr>
                <w:rStyle w:val="Hyperlink"/>
                <w:noProof/>
              </w:rPr>
            </w:rPrChange>
          </w:rPr>
          <w:delInstrText xml:space="preserve"> </w:delInstrText>
        </w:r>
        <w:r w:rsidRPr="00E17A95" w:rsidDel="00EF02DB">
          <w:rPr>
            <w:noProof/>
            <w:rPrChange w:id="465" w:author="jake moses" w:date="2020-12-08T16:38:00Z">
              <w:rPr>
                <w:noProof/>
              </w:rPr>
            </w:rPrChange>
          </w:rPr>
          <w:delInstrText>HYPERLINK \l "_Toc58233278"</w:delInstrText>
        </w:r>
        <w:r w:rsidRPr="00E17A95" w:rsidDel="00EF02DB">
          <w:rPr>
            <w:rStyle w:val="Hyperlink"/>
            <w:noProof/>
            <w:rPrChange w:id="466" w:author="jake moses" w:date="2020-12-08T16:38:00Z">
              <w:rPr>
                <w:rStyle w:val="Hyperlink"/>
                <w:noProof/>
              </w:rPr>
            </w:rPrChange>
          </w:rPr>
          <w:delInstrText xml:space="preserve"> </w:delInstrText>
        </w:r>
        <w:r w:rsidRPr="00E17A95" w:rsidDel="00EF02DB">
          <w:rPr>
            <w:rStyle w:val="Hyperlink"/>
            <w:noProof/>
            <w:rPrChange w:id="467" w:author="jake moses" w:date="2020-12-08T16:38:00Z">
              <w:rPr>
                <w:rStyle w:val="Hyperlink"/>
                <w:noProof/>
              </w:rPr>
            </w:rPrChange>
          </w:rPr>
          <w:fldChar w:fldCharType="separate"/>
        </w:r>
      </w:del>
      <w:ins w:id="468" w:author="jake moses" w:date="2020-12-08T16:39:00Z">
        <w:r w:rsidR="00E17A95">
          <w:rPr>
            <w:rStyle w:val="Hyperlink"/>
            <w:b/>
            <w:bCs/>
            <w:noProof/>
          </w:rPr>
          <w:t>Error! Hyperlink reference not valid.</w:t>
        </w:r>
      </w:ins>
      <w:del w:id="469" w:author="jake moses" w:date="2020-12-07T18:21:00Z">
        <w:r w:rsidRPr="00E17A95" w:rsidDel="00EF02DB">
          <w:rPr>
            <w:rStyle w:val="Hyperlink"/>
            <w:noProof/>
            <w:rPrChange w:id="470" w:author="jake moses" w:date="2020-12-08T16:38:00Z">
              <w:rPr>
                <w:rStyle w:val="Hyperlink"/>
                <w:noProof/>
              </w:rPr>
            </w:rPrChange>
          </w:rPr>
          <w:delText>Figure 1 Gantt Chart</w:delText>
        </w:r>
        <w:r w:rsidRPr="00E17A95" w:rsidDel="00EF02DB">
          <w:rPr>
            <w:noProof/>
            <w:webHidden/>
            <w:rPrChange w:id="471" w:author="jake moses" w:date="2020-12-08T16:38:00Z">
              <w:rPr>
                <w:noProof/>
                <w:webHidden/>
              </w:rPr>
            </w:rPrChange>
          </w:rPr>
          <w:tab/>
        </w:r>
        <w:r w:rsidRPr="00E17A95" w:rsidDel="00EF02DB">
          <w:rPr>
            <w:noProof/>
            <w:webHidden/>
            <w:rPrChange w:id="472" w:author="jake moses" w:date="2020-12-08T16:38:00Z">
              <w:rPr>
                <w:noProof/>
                <w:webHidden/>
              </w:rPr>
            </w:rPrChange>
          </w:rPr>
          <w:fldChar w:fldCharType="begin"/>
        </w:r>
        <w:r w:rsidRPr="00E17A95" w:rsidDel="00EF02DB">
          <w:rPr>
            <w:noProof/>
            <w:webHidden/>
            <w:rPrChange w:id="473" w:author="jake moses" w:date="2020-12-08T16:38:00Z">
              <w:rPr>
                <w:noProof/>
                <w:webHidden/>
              </w:rPr>
            </w:rPrChange>
          </w:rPr>
          <w:delInstrText xml:space="preserve"> PAGEREF _Toc58233278 \h </w:delInstrText>
        </w:r>
        <w:r w:rsidRPr="00E17A95" w:rsidDel="00EF02DB">
          <w:rPr>
            <w:noProof/>
            <w:webHidden/>
            <w:rPrChange w:id="474" w:author="jake moses" w:date="2020-12-08T16:38:00Z">
              <w:rPr>
                <w:noProof/>
                <w:webHidden/>
              </w:rPr>
            </w:rPrChange>
          </w:rPr>
        </w:r>
        <w:r w:rsidRPr="00E17A95" w:rsidDel="00EF02DB">
          <w:rPr>
            <w:noProof/>
            <w:webHidden/>
            <w:rPrChange w:id="475" w:author="jake moses" w:date="2020-12-08T16:38:00Z">
              <w:rPr>
                <w:noProof/>
                <w:webHidden/>
              </w:rPr>
            </w:rPrChange>
          </w:rPr>
          <w:fldChar w:fldCharType="separate"/>
        </w:r>
        <w:r w:rsidRPr="00E17A95" w:rsidDel="00EF02DB">
          <w:rPr>
            <w:noProof/>
            <w:webHidden/>
            <w:rPrChange w:id="476" w:author="jake moses" w:date="2020-12-08T16:38:00Z">
              <w:rPr>
                <w:noProof/>
                <w:webHidden/>
              </w:rPr>
            </w:rPrChange>
          </w:rPr>
          <w:delText>9</w:delText>
        </w:r>
        <w:r w:rsidRPr="00E17A95" w:rsidDel="00EF02DB">
          <w:rPr>
            <w:noProof/>
            <w:webHidden/>
            <w:rPrChange w:id="477" w:author="jake moses" w:date="2020-12-08T16:38:00Z">
              <w:rPr>
                <w:noProof/>
                <w:webHidden/>
              </w:rPr>
            </w:rPrChange>
          </w:rPr>
          <w:fldChar w:fldCharType="end"/>
        </w:r>
        <w:r w:rsidRPr="00E17A95" w:rsidDel="00EF02DB">
          <w:rPr>
            <w:rStyle w:val="Hyperlink"/>
            <w:noProof/>
            <w:rPrChange w:id="478" w:author="jake moses" w:date="2020-12-08T16:38:00Z">
              <w:rPr>
                <w:rStyle w:val="Hyperlink"/>
                <w:noProof/>
              </w:rPr>
            </w:rPrChange>
          </w:rPr>
          <w:fldChar w:fldCharType="end"/>
        </w:r>
      </w:del>
    </w:p>
    <w:p w14:paraId="0D2579BC" w14:textId="2DF13876" w:rsidR="00294D87" w:rsidRPr="00E17A95" w:rsidRDefault="00D951FF">
      <w:r w:rsidRPr="00E17A95">
        <w:fldChar w:fldCharType="end"/>
      </w:r>
    </w:p>
    <w:p w14:paraId="71BBE840" w14:textId="77777777" w:rsidR="00294D87" w:rsidRPr="00E17A95" w:rsidRDefault="00294D87">
      <w:pPr>
        <w:rPr>
          <w:rPrChange w:id="479" w:author="jake moses" w:date="2020-12-08T16:38:00Z">
            <w:rPr/>
          </w:rPrChange>
        </w:rPr>
      </w:pPr>
    </w:p>
    <w:p w14:paraId="50C9DFFA" w14:textId="77777777" w:rsidR="00294D87" w:rsidRPr="00E17A95" w:rsidRDefault="00294D87">
      <w:pPr>
        <w:rPr>
          <w:rPrChange w:id="480" w:author="jake moses" w:date="2020-12-08T16:38:00Z">
            <w:rPr/>
          </w:rPrChange>
        </w:rPr>
      </w:pPr>
    </w:p>
    <w:p w14:paraId="6BA2560E" w14:textId="77777777" w:rsidR="00294D87" w:rsidRPr="00E17A95" w:rsidRDefault="00294D87">
      <w:pPr>
        <w:rPr>
          <w:rPrChange w:id="481" w:author="jake moses" w:date="2020-12-08T16:38:00Z">
            <w:rPr/>
          </w:rPrChange>
        </w:rPr>
      </w:pPr>
    </w:p>
    <w:p w14:paraId="4DCC47ED" w14:textId="77777777" w:rsidR="00294D87" w:rsidRPr="00E17A95" w:rsidRDefault="00294D87">
      <w:pPr>
        <w:rPr>
          <w:rPrChange w:id="482" w:author="jake moses" w:date="2020-12-08T16:38:00Z">
            <w:rPr/>
          </w:rPrChange>
        </w:rPr>
      </w:pPr>
    </w:p>
    <w:p w14:paraId="30F03E38" w14:textId="77777777" w:rsidR="00294D87" w:rsidRPr="00E17A95" w:rsidRDefault="00294D87">
      <w:pPr>
        <w:rPr>
          <w:rPrChange w:id="483" w:author="jake moses" w:date="2020-12-08T16:38:00Z">
            <w:rPr/>
          </w:rPrChange>
        </w:rPr>
      </w:pPr>
    </w:p>
    <w:p w14:paraId="0B8FAC22" w14:textId="77777777" w:rsidR="00294D87" w:rsidRPr="00E17A95" w:rsidRDefault="00294D87">
      <w:pPr>
        <w:rPr>
          <w:rPrChange w:id="484" w:author="jake moses" w:date="2020-12-08T16:38:00Z">
            <w:rPr/>
          </w:rPrChange>
        </w:rPr>
      </w:pPr>
    </w:p>
    <w:p w14:paraId="21CB5A43" w14:textId="77777777" w:rsidR="00294D87" w:rsidRPr="00E17A95" w:rsidRDefault="00294D87">
      <w:pPr>
        <w:rPr>
          <w:rPrChange w:id="485" w:author="jake moses" w:date="2020-12-08T16:38:00Z">
            <w:rPr/>
          </w:rPrChange>
        </w:rPr>
      </w:pPr>
    </w:p>
    <w:p w14:paraId="115281E0" w14:textId="77777777" w:rsidR="00294D87" w:rsidRPr="00E17A95" w:rsidRDefault="00294D87">
      <w:pPr>
        <w:rPr>
          <w:rPrChange w:id="486" w:author="jake moses" w:date="2020-12-08T16:38:00Z">
            <w:rPr/>
          </w:rPrChange>
        </w:rPr>
      </w:pPr>
    </w:p>
    <w:p w14:paraId="254D376F" w14:textId="77777777" w:rsidR="00294D87" w:rsidRPr="00E17A95" w:rsidRDefault="00294D87">
      <w:pPr>
        <w:rPr>
          <w:rPrChange w:id="487" w:author="jake moses" w:date="2020-12-08T16:38:00Z">
            <w:rPr/>
          </w:rPrChange>
        </w:rPr>
      </w:pPr>
    </w:p>
    <w:p w14:paraId="1E5454A0" w14:textId="77777777" w:rsidR="00294D87" w:rsidRPr="00E17A95" w:rsidRDefault="00294D87">
      <w:pPr>
        <w:rPr>
          <w:rPrChange w:id="488" w:author="jake moses" w:date="2020-12-08T16:38:00Z">
            <w:rPr/>
          </w:rPrChange>
        </w:rPr>
      </w:pPr>
    </w:p>
    <w:p w14:paraId="243F338D" w14:textId="77777777" w:rsidR="00294D87" w:rsidRPr="00E17A95" w:rsidRDefault="00294D87">
      <w:pPr>
        <w:rPr>
          <w:rPrChange w:id="489" w:author="jake moses" w:date="2020-12-08T16:38:00Z">
            <w:rPr/>
          </w:rPrChange>
        </w:rPr>
      </w:pPr>
    </w:p>
    <w:p w14:paraId="27A96F42" w14:textId="77777777" w:rsidR="00294D87" w:rsidRPr="00E17A95" w:rsidRDefault="00294D87">
      <w:pPr>
        <w:rPr>
          <w:rPrChange w:id="490" w:author="jake moses" w:date="2020-12-08T16:38:00Z">
            <w:rPr/>
          </w:rPrChange>
        </w:rPr>
      </w:pPr>
    </w:p>
    <w:p w14:paraId="2A1DF1F2" w14:textId="77777777" w:rsidR="00294D87" w:rsidRPr="00E17A95" w:rsidRDefault="00294D87">
      <w:pPr>
        <w:rPr>
          <w:rPrChange w:id="491" w:author="jake moses" w:date="2020-12-08T16:38:00Z">
            <w:rPr/>
          </w:rPrChange>
        </w:rPr>
      </w:pPr>
    </w:p>
    <w:p w14:paraId="59D7A8E1" w14:textId="77777777" w:rsidR="00294D87" w:rsidRPr="00E17A95" w:rsidRDefault="00294D87">
      <w:pPr>
        <w:rPr>
          <w:rPrChange w:id="492" w:author="jake moses" w:date="2020-12-08T16:38:00Z">
            <w:rPr/>
          </w:rPrChange>
        </w:rPr>
      </w:pPr>
    </w:p>
    <w:p w14:paraId="4176A305" w14:textId="77777777" w:rsidR="00294D87" w:rsidRPr="00E17A95" w:rsidRDefault="00294D87">
      <w:pPr>
        <w:rPr>
          <w:rPrChange w:id="493" w:author="jake moses" w:date="2020-12-08T16:38:00Z">
            <w:rPr/>
          </w:rPrChange>
        </w:rPr>
      </w:pPr>
    </w:p>
    <w:p w14:paraId="7F58C424" w14:textId="77777777" w:rsidR="00294D87" w:rsidRPr="00E17A95" w:rsidRDefault="00294D87">
      <w:pPr>
        <w:rPr>
          <w:rPrChange w:id="494" w:author="jake moses" w:date="2020-12-08T16:38:00Z">
            <w:rPr/>
          </w:rPrChange>
        </w:rPr>
      </w:pPr>
    </w:p>
    <w:p w14:paraId="0B69844E" w14:textId="77777777" w:rsidR="00294D87" w:rsidRPr="00E17A95" w:rsidRDefault="00294D87">
      <w:pPr>
        <w:rPr>
          <w:rPrChange w:id="495" w:author="jake moses" w:date="2020-12-08T16:38:00Z">
            <w:rPr/>
          </w:rPrChange>
        </w:rPr>
      </w:pPr>
    </w:p>
    <w:p w14:paraId="6A05551D" w14:textId="77777777" w:rsidR="00294D87" w:rsidRPr="00E17A95" w:rsidRDefault="00294D87">
      <w:pPr>
        <w:rPr>
          <w:rPrChange w:id="496" w:author="jake moses" w:date="2020-12-08T16:38:00Z">
            <w:rPr/>
          </w:rPrChange>
        </w:rPr>
      </w:pPr>
    </w:p>
    <w:p w14:paraId="699F1CE3" w14:textId="77777777" w:rsidR="00294D87" w:rsidRPr="00E17A95" w:rsidRDefault="00294D87">
      <w:pPr>
        <w:rPr>
          <w:rPrChange w:id="497" w:author="jake moses" w:date="2020-12-08T16:38:00Z">
            <w:rPr/>
          </w:rPrChange>
        </w:rPr>
      </w:pPr>
    </w:p>
    <w:p w14:paraId="18242B20" w14:textId="77777777" w:rsidR="00294D87" w:rsidRPr="00E17A95" w:rsidRDefault="00294D87">
      <w:pPr>
        <w:rPr>
          <w:rPrChange w:id="498" w:author="jake moses" w:date="2020-12-08T16:38:00Z">
            <w:rPr/>
          </w:rPrChange>
        </w:rPr>
      </w:pPr>
    </w:p>
    <w:p w14:paraId="3E972B5D" w14:textId="77777777" w:rsidR="00294D87" w:rsidRPr="00E17A95" w:rsidRDefault="00EF02DB">
      <w:pPr>
        <w:rPr>
          <w:rPrChange w:id="499" w:author="jake moses" w:date="2020-12-08T16:38:00Z">
            <w:rPr/>
          </w:rPrChange>
        </w:rPr>
      </w:pPr>
      <w:r w:rsidRPr="00E17A95">
        <w:rPr>
          <w:rPrChange w:id="500" w:author="jake moses" w:date="2020-12-08T16:38:00Z">
            <w:rPr/>
          </w:rPrChange>
        </w:rPr>
        <w:br w:type="page"/>
      </w:r>
    </w:p>
    <w:p w14:paraId="4867663A" w14:textId="77777777" w:rsidR="00294D87" w:rsidRPr="00E17A95" w:rsidRDefault="00294D87">
      <w:pPr>
        <w:rPr>
          <w:rPrChange w:id="501" w:author="jake moses" w:date="2020-12-08T16:38:00Z">
            <w:rPr/>
          </w:rPrChange>
        </w:rPr>
      </w:pPr>
    </w:p>
    <w:p w14:paraId="41C997EF" w14:textId="5894DBEE" w:rsidR="00294D87" w:rsidRPr="00E17A95" w:rsidRDefault="00EF02DB">
      <w:pPr>
        <w:rPr>
          <w:rPrChange w:id="502" w:author="jake moses" w:date="2020-12-08T16:38:00Z">
            <w:rPr/>
          </w:rPrChange>
        </w:rPr>
      </w:pPr>
      <w:r w:rsidRPr="00E17A95">
        <w:rPr>
          <w:b/>
          <w:sz w:val="28"/>
          <w:szCs w:val="28"/>
          <w:rPrChange w:id="503" w:author="jake moses" w:date="2020-12-08T16:38:00Z">
            <w:rPr>
              <w:b/>
              <w:sz w:val="28"/>
              <w:szCs w:val="28"/>
            </w:rPr>
          </w:rPrChange>
        </w:rPr>
        <w:t>Abstract</w:t>
      </w:r>
      <w:r w:rsidRPr="00E17A95">
        <w:rPr>
          <w:rPrChange w:id="504" w:author="jake moses" w:date="2020-12-08T16:38:00Z">
            <w:rPr/>
          </w:rPrChange>
        </w:rPr>
        <w:t xml:space="preserve"> </w:t>
      </w:r>
    </w:p>
    <w:p w14:paraId="61C62116" w14:textId="5B86CE7D" w:rsidR="005C77B9" w:rsidRPr="00E17A95" w:rsidRDefault="005C77B9" w:rsidP="005C77B9">
      <w:pPr>
        <w:spacing w:after="0" w:line="240" w:lineRule="auto"/>
        <w:ind w:firstLine="720"/>
        <w:rPr>
          <w:rPrChange w:id="505" w:author="jake moses" w:date="2020-12-08T16:38:00Z">
            <w:rPr/>
          </w:rPrChange>
        </w:rPr>
      </w:pPr>
      <w:r w:rsidRPr="00E17A95">
        <w:rPr>
          <w:color w:val="000000"/>
          <w:rPrChange w:id="506" w:author="jake moses" w:date="2020-12-08T16:38:00Z">
            <w:rPr>
              <w:color w:val="000000"/>
            </w:rPr>
          </w:rPrChange>
        </w:rPr>
        <w:t>In the age of Covid-19, limiting the number of surfaces that are touched by multiple people is a key factor in slowing the spread. To help achieve this, the Socially Distanced Dispenser will serve as a contactless food dispenser, best deployed in a setting with many potential users such as a grocery store or a dining hall [1]. The dispenser will take user input from a smartphone application over a secure Bluetooth connection and automatically dispense the desired amount of food, limiting the required contact for any user to receive their food to their personal smartphone. Each module of the Socially Distanced Dispenser is self-sufficient aside from the occasional battery change and food item refill.</w:t>
      </w:r>
    </w:p>
    <w:p w14:paraId="5C45403C" w14:textId="77777777" w:rsidR="00294D87" w:rsidRPr="00E17A95" w:rsidRDefault="00EF02DB">
      <w:pPr>
        <w:pStyle w:val="Heading2"/>
        <w:rPr>
          <w:rPrChange w:id="507" w:author="jake moses" w:date="2020-12-08T16:38:00Z">
            <w:rPr/>
          </w:rPrChange>
        </w:rPr>
      </w:pPr>
      <w:bookmarkStart w:id="508" w:name="_Toc58337926"/>
      <w:r w:rsidRPr="00E17A95">
        <w:rPr>
          <w:rPrChange w:id="509" w:author="jake moses" w:date="2020-12-08T16:38:00Z">
            <w:rPr/>
          </w:rPrChange>
        </w:rPr>
        <w:t>Background</w:t>
      </w:r>
      <w:bookmarkEnd w:id="508"/>
      <w:r w:rsidRPr="00E17A95">
        <w:rPr>
          <w:rPrChange w:id="510" w:author="jake moses" w:date="2020-12-08T16:38:00Z">
            <w:rPr/>
          </w:rPrChange>
        </w:rPr>
        <w:t xml:space="preserve"> </w:t>
      </w:r>
    </w:p>
    <w:p w14:paraId="3DA002B1" w14:textId="480733C5" w:rsidR="00CE0F8A" w:rsidRPr="00E17A95" w:rsidRDefault="00CE0F8A" w:rsidP="00D95B1A">
      <w:pPr>
        <w:spacing w:after="0" w:line="240" w:lineRule="auto"/>
        <w:ind w:firstLine="720"/>
        <w:rPr>
          <w:rPrChange w:id="511" w:author="jake moses" w:date="2020-12-08T16:38:00Z">
            <w:rPr/>
          </w:rPrChange>
        </w:rPr>
      </w:pPr>
      <w:r w:rsidRPr="00E17A95">
        <w:rPr>
          <w:color w:val="000000"/>
          <w:rPrChange w:id="512" w:author="jake moses" w:date="2020-12-08T16:38:00Z">
            <w:rPr>
              <w:color w:val="000000"/>
            </w:rPr>
          </w:rPrChange>
        </w:rPr>
        <w:t xml:space="preserve">The inspiration behind this project was to create a product that in some way addressed the current situation of the world. </w:t>
      </w:r>
      <w:r w:rsidR="001756DD" w:rsidRPr="00E17A95">
        <w:rPr>
          <w:color w:val="000000"/>
          <w:rPrChange w:id="513" w:author="jake moses" w:date="2020-12-08T16:38:00Z">
            <w:rPr>
              <w:color w:val="000000"/>
            </w:rPr>
          </w:rPrChange>
        </w:rPr>
        <w:t xml:space="preserve">Grocery stores or dining halls are high-risk zones for contraction </w:t>
      </w:r>
      <w:del w:id="514" w:author="jake moses" w:date="2020-12-08T16:03:00Z">
        <w:r w:rsidR="001756DD" w:rsidRPr="00E17A95" w:rsidDel="003B40D4">
          <w:rPr>
            <w:color w:val="000000"/>
            <w:rPrChange w:id="515" w:author="jake moses" w:date="2020-12-08T16:38:00Z">
              <w:rPr>
                <w:color w:val="000000"/>
              </w:rPr>
            </w:rPrChange>
          </w:rPr>
          <w:delText>.</w:delText>
        </w:r>
      </w:del>
      <w:r w:rsidR="001756DD" w:rsidRPr="00E17A95">
        <w:rPr>
          <w:color w:val="000000"/>
          <w:rPrChange w:id="516" w:author="jake moses" w:date="2020-12-08T16:38:00Z">
            <w:rPr>
              <w:color w:val="000000"/>
            </w:rPr>
          </w:rPrChange>
        </w:rPr>
        <w:t xml:space="preserve">of the virus, which poses the inconvenience of having to frequently sanitize common surfaces between customers. </w:t>
      </w:r>
      <w:r w:rsidRPr="00E17A95">
        <w:rPr>
          <w:color w:val="000000"/>
          <w:rPrChange w:id="517" w:author="jake moses" w:date="2020-12-08T16:38:00Z">
            <w:rPr>
              <w:color w:val="000000"/>
            </w:rPr>
          </w:rPrChange>
        </w:rPr>
        <w:t>To ensure these common surfaces are cleaned, effort on either the customer’s end or an employee’s end has to be spent, and given the countless number of common surfaces, it is increasingly hard to guarantee that all surfaces are cleaned between each customer’s use. The Socially Distanced Dispenser addresses this issue by eliminating any need for contact in the first place, which allows for more focus and effort to be directed to other surfaces that require frequent cleaning.</w:t>
      </w:r>
    </w:p>
    <w:p w14:paraId="5151790B" w14:textId="67874AB0" w:rsidR="00CE0F8A" w:rsidRPr="00E17A95" w:rsidRDefault="00CE0F8A" w:rsidP="00D95B1A">
      <w:pPr>
        <w:spacing w:after="0" w:line="240" w:lineRule="auto"/>
        <w:ind w:firstLine="720"/>
        <w:rPr>
          <w:rPrChange w:id="518" w:author="jake moses" w:date="2020-12-08T16:38:00Z">
            <w:rPr/>
          </w:rPrChange>
        </w:rPr>
      </w:pPr>
      <w:r w:rsidRPr="00E17A95">
        <w:rPr>
          <w:color w:val="000000"/>
          <w:rPrChange w:id="519" w:author="jake moses" w:date="2020-12-08T16:38:00Z">
            <w:rPr>
              <w:color w:val="000000"/>
            </w:rPr>
          </w:rPrChange>
        </w:rPr>
        <w:t xml:space="preserve">The concept of contactless dispensers is not novel. Most hand sanitizer dispensers rely on infrared or photo sensors to dispense product without contact [2]. This approach, however, would not make sense in the context of our problem. Dispensers akin to the automatic hand sanitizer can only dispense a set, static amount. If the user wants more sanitizer than the set </w:t>
      </w:r>
      <w:del w:id="520" w:author="jake moses" w:date="2020-12-08T16:02:00Z">
        <w:r w:rsidRPr="00E17A95" w:rsidDel="001756DD">
          <w:rPr>
            <w:color w:val="000000"/>
            <w:rPrChange w:id="521" w:author="jake moses" w:date="2020-12-08T16:38:00Z">
              <w:rPr>
                <w:color w:val="000000"/>
              </w:rPr>
            </w:rPrChange>
          </w:rPr>
          <w:delText>amount</w:delText>
        </w:r>
      </w:del>
      <w:ins w:id="522" w:author="jake moses" w:date="2020-12-08T16:02:00Z">
        <w:r w:rsidR="001756DD" w:rsidRPr="00E17A95">
          <w:rPr>
            <w:color w:val="000000"/>
            <w:rPrChange w:id="523" w:author="jake moses" w:date="2020-12-08T16:38:00Z">
              <w:rPr>
                <w:color w:val="000000"/>
              </w:rPr>
            </w:rPrChange>
          </w:rPr>
          <w:t>amount,</w:t>
        </w:r>
      </w:ins>
      <w:r w:rsidRPr="00E17A95">
        <w:rPr>
          <w:color w:val="000000"/>
          <w:rPrChange w:id="524" w:author="jake moses" w:date="2020-12-08T16:38:00Z">
            <w:rPr>
              <w:color w:val="000000"/>
            </w:rPr>
          </w:rPrChange>
        </w:rPr>
        <w:t xml:space="preserve"> they </w:t>
      </w:r>
      <w:del w:id="525" w:author="jake moses" w:date="2020-12-08T16:02:00Z">
        <w:r w:rsidRPr="00E17A95" w:rsidDel="001756DD">
          <w:rPr>
            <w:color w:val="000000"/>
            <w:rPrChange w:id="526" w:author="jake moses" w:date="2020-12-08T16:38:00Z">
              <w:rPr>
                <w:color w:val="000000"/>
              </w:rPr>
            </w:rPrChange>
          </w:rPr>
          <w:delText>would</w:delText>
        </w:r>
      </w:del>
      <w:ins w:id="527" w:author="jake moses" w:date="2020-12-08T16:02:00Z">
        <w:r w:rsidR="001756DD" w:rsidRPr="00E17A95">
          <w:rPr>
            <w:color w:val="000000"/>
            <w:rPrChange w:id="528" w:author="jake moses" w:date="2020-12-08T16:38:00Z">
              <w:rPr>
                <w:color w:val="000000"/>
              </w:rPr>
            </w:rPrChange>
          </w:rPr>
          <w:t>will</w:t>
        </w:r>
      </w:ins>
      <w:r w:rsidRPr="00E17A95">
        <w:rPr>
          <w:color w:val="000000"/>
          <w:rPrChange w:id="529" w:author="jake moses" w:date="2020-12-08T16:38:00Z">
            <w:rPr>
              <w:color w:val="000000"/>
            </w:rPr>
          </w:rPrChange>
        </w:rPr>
        <w:t xml:space="preserve"> have to trigger the dispensing mechanism repeatedly. If the user wants less than the set amount, that’s simply not an option and some product would have to go to waste. For the context of the hand sanitization problem, this is fine, as most users will be content with one dispense of the set amount. Food, however, is a different issue. Many users will desire many different amounts of </w:t>
      </w:r>
      <w:r w:rsidR="00B201C6" w:rsidRPr="00E17A95">
        <w:rPr>
          <w:color w:val="000000"/>
          <w:rPrChange w:id="530" w:author="jake moses" w:date="2020-12-08T16:38:00Z">
            <w:rPr>
              <w:color w:val="000000"/>
            </w:rPr>
          </w:rPrChange>
        </w:rPr>
        <w:t>food and</w:t>
      </w:r>
      <w:r w:rsidRPr="00E17A95">
        <w:rPr>
          <w:color w:val="000000"/>
          <w:rPrChange w:id="531" w:author="jake moses" w:date="2020-12-08T16:38:00Z">
            <w:rPr>
              <w:color w:val="000000"/>
            </w:rPr>
          </w:rPrChange>
        </w:rPr>
        <w:t xml:space="preserve"> having to repeatedly trigger the dispensing mechanism to receive the desired amount is inconvenient. And if the user wants less than the set amount, food will have to be wasted, which is not good practice.</w:t>
      </w:r>
    </w:p>
    <w:p w14:paraId="5F9A64C1" w14:textId="79A370E3" w:rsidR="00CE0F8A" w:rsidRPr="00E17A95" w:rsidRDefault="00CE0F8A" w:rsidP="00D95B1A">
      <w:pPr>
        <w:spacing w:after="0" w:line="240" w:lineRule="auto"/>
        <w:ind w:firstLine="720"/>
        <w:rPr>
          <w:rPrChange w:id="532" w:author="jake moses" w:date="2020-12-08T16:38:00Z">
            <w:rPr/>
          </w:rPrChange>
        </w:rPr>
      </w:pPr>
      <w:r w:rsidRPr="00E17A95">
        <w:rPr>
          <w:color w:val="000000"/>
          <w:rPrChange w:id="533" w:author="jake moses" w:date="2020-12-08T16:38:00Z">
            <w:rPr>
              <w:color w:val="000000"/>
            </w:rPr>
          </w:rPrChange>
        </w:rPr>
        <w:t xml:space="preserve">  Another system that could be considered similar to the Socially Distanced Dispenser is Coca Cola’s ‘Freestyle Beverage Dispenser’. Coke’s dispenser allows users to choose from a wide variety of drinks by having users scan a QR code on their smartphone, which then directs them to a web application where users can select their beverage [3]. This approach saves the user from having to download an app and from having to form a Bluetooth connection with the machine, but the overhead is far greater than what the Socially Distanced Dispenser would need. A web application is far out of scope as each module only dispenses one type of food item and the customization options are limited simply to quantity. The Freestyle Beverage Dispenser allows users to choose from hundreds of different items and customization options which necessitates serving large amounts of user-facing views and having a database. In addition to the large overhead of a web application, the price of a single module of the Freestyle Beverage Dispenser can range from $2000 to $11,500 [4]. </w:t>
      </w:r>
      <w:del w:id="534" w:author="jake moses" w:date="2020-12-08T16:02:00Z">
        <w:r w:rsidRPr="00E17A95" w:rsidDel="001756DD">
          <w:rPr>
            <w:color w:val="000000"/>
            <w:rPrChange w:id="535" w:author="jake moses" w:date="2020-12-08T16:38:00Z">
              <w:rPr>
                <w:color w:val="000000"/>
              </w:rPr>
            </w:rPrChange>
          </w:rPr>
          <w:delText>So</w:delText>
        </w:r>
      </w:del>
      <w:ins w:id="536" w:author="jake moses" w:date="2020-12-08T16:02:00Z">
        <w:r w:rsidR="001756DD" w:rsidRPr="00E17A95">
          <w:rPr>
            <w:color w:val="000000"/>
            <w:rPrChange w:id="537" w:author="jake moses" w:date="2020-12-08T16:38:00Z">
              <w:rPr>
                <w:color w:val="000000"/>
              </w:rPr>
            </w:rPrChange>
          </w:rPr>
          <w:t>So,</w:t>
        </w:r>
      </w:ins>
      <w:r w:rsidRPr="00E17A95">
        <w:rPr>
          <w:color w:val="000000"/>
          <w:rPrChange w:id="538" w:author="jake moses" w:date="2020-12-08T16:38:00Z">
            <w:rPr>
              <w:color w:val="000000"/>
            </w:rPr>
          </w:rPrChange>
        </w:rPr>
        <w:t xml:space="preserve"> while having to download an app is </w:t>
      </w:r>
      <w:r w:rsidRPr="00E17A95">
        <w:rPr>
          <w:color w:val="000000"/>
          <w:rPrChange w:id="539" w:author="jake moses" w:date="2020-12-08T16:38:00Z">
            <w:rPr>
              <w:color w:val="000000"/>
            </w:rPr>
          </w:rPrChange>
        </w:rPr>
        <w:lastRenderedPageBreak/>
        <w:t xml:space="preserve">inconvenient for the customer, it’s a </w:t>
      </w:r>
      <w:r w:rsidR="00B201C6" w:rsidRPr="00E17A95">
        <w:rPr>
          <w:color w:val="000000"/>
          <w:rPrChange w:id="540" w:author="jake moses" w:date="2020-12-08T16:38:00Z">
            <w:rPr>
              <w:color w:val="000000"/>
            </w:rPr>
          </w:rPrChange>
        </w:rPr>
        <w:t>one-time</w:t>
      </w:r>
      <w:r w:rsidRPr="00E17A95">
        <w:rPr>
          <w:color w:val="000000"/>
          <w:rPrChange w:id="541" w:author="jake moses" w:date="2020-12-08T16:38:00Z">
            <w:rPr>
              <w:color w:val="000000"/>
            </w:rPr>
          </w:rPrChange>
        </w:rPr>
        <w:t xml:space="preserve"> action. The inconvenience would be diminished with each use of the Socially Distanced Dispenser.</w:t>
      </w:r>
    </w:p>
    <w:p w14:paraId="55CDAA1F" w14:textId="34B21BA5" w:rsidR="00CE0F8A" w:rsidRPr="00E17A95" w:rsidRDefault="00CE0F8A" w:rsidP="00CE0F8A">
      <w:pPr>
        <w:spacing w:after="0" w:line="240" w:lineRule="auto"/>
        <w:rPr>
          <w:rPrChange w:id="542" w:author="jake moses" w:date="2020-12-08T16:38:00Z">
            <w:rPr/>
          </w:rPrChange>
        </w:rPr>
      </w:pPr>
      <w:r w:rsidRPr="00E17A95">
        <w:rPr>
          <w:color w:val="000000"/>
          <w:rPrChange w:id="543" w:author="jake moses" w:date="2020-12-08T16:38:00Z">
            <w:rPr>
              <w:color w:val="000000"/>
            </w:rPr>
          </w:rPrChange>
        </w:rPr>
        <w:tab/>
        <w:t xml:space="preserve">The Socially Distanced Dispenser is a unique solution to the problem it addresses because it serves as a simple, cost efficient, easy to use, and appropriately scaled contactless dispenser. In addition, all of the aforementioned contactless dispensers were for liquid products whereas the Socially Distanced Dispenser serves solid products. This difference necessitates a completely different automated dispensing mechanism, which the Socially Distanced Dispenser provides.  The prototype we develop will also be portable and is essentially ready to use out of the box. Each module is </w:t>
      </w:r>
      <w:r w:rsidR="00B201C6" w:rsidRPr="00E17A95">
        <w:rPr>
          <w:color w:val="000000"/>
          <w:rPrChange w:id="544" w:author="jake moses" w:date="2020-12-08T16:38:00Z">
            <w:rPr>
              <w:color w:val="000000"/>
            </w:rPr>
          </w:rPrChange>
        </w:rPr>
        <w:t>self-contained,</w:t>
      </w:r>
      <w:r w:rsidRPr="00E17A95">
        <w:rPr>
          <w:color w:val="000000"/>
          <w:rPrChange w:id="545" w:author="jake moses" w:date="2020-12-08T16:38:00Z">
            <w:rPr>
              <w:color w:val="000000"/>
            </w:rPr>
          </w:rPrChange>
        </w:rPr>
        <w:t xml:space="preserve"> and no external connections are needed. So as soon as our dispenser is powered and the desired food item is loaded, it will be ready to go, which allows for simple installation and minimal maintenance.</w:t>
      </w:r>
    </w:p>
    <w:p w14:paraId="4E04424D" w14:textId="77777777" w:rsidR="00CE0F8A" w:rsidRPr="00E17A95" w:rsidRDefault="00CE0F8A" w:rsidP="00CE0F8A">
      <w:pPr>
        <w:spacing w:after="0" w:line="240" w:lineRule="auto"/>
        <w:ind w:firstLine="720"/>
        <w:rPr>
          <w:rPrChange w:id="546" w:author="jake moses" w:date="2020-12-08T16:38:00Z">
            <w:rPr/>
          </w:rPrChange>
        </w:rPr>
      </w:pPr>
      <w:r w:rsidRPr="00E17A95">
        <w:rPr>
          <w:color w:val="000000"/>
          <w:rPrChange w:id="547" w:author="jake moses" w:date="2020-12-08T16:38:00Z">
            <w:rPr>
              <w:color w:val="000000"/>
            </w:rPr>
          </w:rPrChange>
        </w:rPr>
        <w:t>This project draws directly from much of our past coursework. In order to dispense the food, a stepper motor will be attached to the knob of the dispenser. This motor will be controlled using a MSP430 microcontroller, incorporating knowledge gained from ECE3430: Introduction to Embedded Computing. The MSP430 will be connected to the Bluetooth module and the motor driver using a PCB, the circuit design of which will be informed by our experience in the Fundamentals of Electrical Engineering series (ECE2630, ECE2660, and ECE3750). We will also be using some signal processing and control systems techniques to allow communication between the motor and the microcontroller, conveying information such as how much to dispense or whether the dispenser is empty or jammed. The user interface also utilizes our previous classes, including Advanced Software Development and Mobile App Development (CS3240 and CS4720). These classes helped us learn to create clean and easy to use user experiences that do not discourage customers from using the product. The application will also need to establish a secure Bluetooth connection that does not jeopardize user privacy, which will require knowledge from Defense Against the Dark Arts (CS4630) and Introduction to Cybersecurity (CS3501). Finally, as 3D printing will be an aspect of our project, the experience of designing objects in CAD software from the Introduction to Engineering (ENGR 1620 and 1621) course will be useful as well.</w:t>
      </w:r>
    </w:p>
    <w:p w14:paraId="1470520D" w14:textId="77777777" w:rsidR="00CE0F8A" w:rsidRPr="00E17A95" w:rsidRDefault="00CE0F8A" w:rsidP="00CE0F8A">
      <w:pPr>
        <w:spacing w:after="0" w:line="240" w:lineRule="auto"/>
        <w:rPr>
          <w:rPrChange w:id="548" w:author="jake moses" w:date="2020-12-08T16:38:00Z">
            <w:rPr/>
          </w:rPrChange>
        </w:rPr>
      </w:pPr>
    </w:p>
    <w:p w14:paraId="4FF1F46A" w14:textId="77777777" w:rsidR="00294D87" w:rsidRPr="00E17A95" w:rsidRDefault="00EF02DB">
      <w:pPr>
        <w:pStyle w:val="Heading2"/>
        <w:rPr>
          <w:rPrChange w:id="549" w:author="jake moses" w:date="2020-12-08T16:38:00Z">
            <w:rPr/>
          </w:rPrChange>
        </w:rPr>
      </w:pPr>
      <w:bookmarkStart w:id="550" w:name="_Toc58337927"/>
      <w:r w:rsidRPr="00E17A95">
        <w:rPr>
          <w:rPrChange w:id="551" w:author="jake moses" w:date="2020-12-08T16:38:00Z">
            <w:rPr/>
          </w:rPrChange>
        </w:rPr>
        <w:t>Constraints</w:t>
      </w:r>
      <w:bookmarkEnd w:id="550"/>
    </w:p>
    <w:p w14:paraId="29289FBB" w14:textId="77777777" w:rsidR="005C77B9" w:rsidRPr="00E17A95" w:rsidRDefault="005C77B9" w:rsidP="005C77B9">
      <w:pPr>
        <w:spacing w:after="0" w:line="240" w:lineRule="auto"/>
        <w:rPr>
          <w:rPrChange w:id="552" w:author="jake moses" w:date="2020-12-08T16:38:00Z">
            <w:rPr/>
          </w:rPrChange>
        </w:rPr>
      </w:pPr>
      <w:r w:rsidRPr="00E17A95">
        <w:rPr>
          <w:i/>
          <w:iCs/>
          <w:color w:val="000000"/>
          <w:rPrChange w:id="553" w:author="jake moses" w:date="2020-12-08T16:38:00Z">
            <w:rPr>
              <w:i/>
              <w:iCs/>
              <w:color w:val="000000"/>
            </w:rPr>
          </w:rPrChange>
        </w:rPr>
        <w:t>Manufacturability and Usability</w:t>
      </w:r>
    </w:p>
    <w:p w14:paraId="16848268" w14:textId="77777777" w:rsidR="005C77B9" w:rsidRPr="00E17A95" w:rsidRDefault="005C77B9" w:rsidP="005C77B9">
      <w:pPr>
        <w:spacing w:after="0" w:line="240" w:lineRule="auto"/>
        <w:rPr>
          <w:rPrChange w:id="554" w:author="jake moses" w:date="2020-12-08T16:38:00Z">
            <w:rPr/>
          </w:rPrChange>
        </w:rPr>
      </w:pPr>
      <w:r w:rsidRPr="00E17A95">
        <w:rPr>
          <w:color w:val="000000"/>
          <w:rPrChange w:id="555" w:author="jake moses" w:date="2020-12-08T16:38:00Z">
            <w:rPr>
              <w:color w:val="000000"/>
            </w:rPr>
          </w:rPrChange>
        </w:rPr>
        <w:tab/>
        <w:t>Our dispenser will most likely use two custom-made pieces: the enclosure for the moving parts of the machine, and the piece to attach the motor to the knob of the dispenser. A prefabricated enclosure may be purchased if one of an appropriate size and shape can be found. Otherwise, the enclosure will be made using plastic or wood, and will require some simple machining, such as use of a water jet or laser cutter. The motor attachment will be 3D printed, and will likely be a small and simple design, making it fast to print and cheap to produce.</w:t>
      </w:r>
    </w:p>
    <w:p w14:paraId="748B8F78" w14:textId="77777777" w:rsidR="005C77B9" w:rsidRPr="00E17A95" w:rsidRDefault="005C77B9" w:rsidP="005C77B9">
      <w:pPr>
        <w:spacing w:after="0" w:line="240" w:lineRule="auto"/>
        <w:rPr>
          <w:rPrChange w:id="556" w:author="jake moses" w:date="2020-12-08T16:38:00Z">
            <w:rPr/>
          </w:rPrChange>
        </w:rPr>
      </w:pPr>
      <w:r w:rsidRPr="00E17A95">
        <w:rPr>
          <w:color w:val="000000"/>
          <w:rPrChange w:id="557" w:author="jake moses" w:date="2020-12-08T16:38:00Z">
            <w:rPr>
              <w:color w:val="000000"/>
            </w:rPr>
          </w:rPrChange>
        </w:rPr>
        <w:tab/>
        <w:t>The rest of our parts, including the dispenser itself, will be purchased off-the-shelf from various vendors, but primarily Digikey. The chips and other components that will be included in the PCB and large enough to solder easily, making the electronic components simple to manufacture.</w:t>
      </w:r>
    </w:p>
    <w:p w14:paraId="290BD792" w14:textId="77777777" w:rsidR="005C77B9" w:rsidRPr="00E17A95" w:rsidRDefault="005C77B9" w:rsidP="005C77B9">
      <w:pPr>
        <w:spacing w:after="0" w:line="240" w:lineRule="auto"/>
        <w:rPr>
          <w:rPrChange w:id="558" w:author="jake moses" w:date="2020-12-08T16:38:00Z">
            <w:rPr/>
          </w:rPrChange>
        </w:rPr>
      </w:pPr>
      <w:r w:rsidRPr="00E17A95">
        <w:rPr>
          <w:color w:val="000000"/>
          <w:rPrChange w:id="559" w:author="jake moses" w:date="2020-12-08T16:38:00Z">
            <w:rPr>
              <w:color w:val="000000"/>
            </w:rPr>
          </w:rPrChange>
        </w:rPr>
        <w:tab/>
        <w:t xml:space="preserve">Another aspect we must consider is how easy it is for a consumer to interact with our product. If it is difficult or time consuming for a user to connect to the dispenser, then the user will most likely choose not to do so and collect food elsewhere. We must keep this in mind as we design the mobile application to ensure the user can connect swiftly and without problems. On </w:t>
      </w:r>
      <w:r w:rsidRPr="00E17A95">
        <w:rPr>
          <w:color w:val="000000"/>
          <w:rPrChange w:id="560" w:author="jake moses" w:date="2020-12-08T16:38:00Z">
            <w:rPr>
              <w:color w:val="000000"/>
            </w:rPr>
          </w:rPrChange>
        </w:rPr>
        <w:lastRenderedPageBreak/>
        <w:t>this topic, the application must be simple and intuitive enough to take roughly as much time as the user manually turning the knob. We must also take into consideration any complications the dispenser could have and how they should be dealt with. Problems such as mechanical or electrical failure, dispenser jams, and parts becoming dirty must all be carefully considered.</w:t>
      </w:r>
    </w:p>
    <w:p w14:paraId="4659C1F2" w14:textId="77777777" w:rsidR="005C77B9" w:rsidRPr="00E17A95" w:rsidRDefault="005C77B9" w:rsidP="005C77B9">
      <w:pPr>
        <w:spacing w:after="0" w:line="240" w:lineRule="auto"/>
        <w:rPr>
          <w:rPrChange w:id="561" w:author="jake moses" w:date="2020-12-08T16:38:00Z">
            <w:rPr/>
          </w:rPrChange>
        </w:rPr>
      </w:pPr>
    </w:p>
    <w:p w14:paraId="7C724CCF" w14:textId="77777777" w:rsidR="005C77B9" w:rsidRPr="00E17A95" w:rsidRDefault="005C77B9" w:rsidP="005C77B9">
      <w:pPr>
        <w:spacing w:after="0" w:line="240" w:lineRule="auto"/>
        <w:rPr>
          <w:rPrChange w:id="562" w:author="jake moses" w:date="2020-12-08T16:38:00Z">
            <w:rPr/>
          </w:rPrChange>
        </w:rPr>
      </w:pPr>
      <w:r w:rsidRPr="00E17A95">
        <w:rPr>
          <w:i/>
          <w:iCs/>
          <w:color w:val="000000"/>
          <w:rPrChange w:id="563" w:author="jake moses" w:date="2020-12-08T16:38:00Z">
            <w:rPr>
              <w:i/>
              <w:iCs/>
              <w:color w:val="000000"/>
            </w:rPr>
          </w:rPrChange>
        </w:rPr>
        <w:t>Part Availability</w:t>
      </w:r>
    </w:p>
    <w:p w14:paraId="47F9909E" w14:textId="2E325430" w:rsidR="005C77B9" w:rsidRPr="00E17A95" w:rsidRDefault="005C77B9" w:rsidP="005C77B9">
      <w:pPr>
        <w:spacing w:after="0" w:line="240" w:lineRule="auto"/>
        <w:rPr>
          <w:rPrChange w:id="564" w:author="jake moses" w:date="2020-12-08T16:38:00Z">
            <w:rPr/>
          </w:rPrChange>
        </w:rPr>
      </w:pPr>
      <w:r w:rsidRPr="00E17A95">
        <w:rPr>
          <w:color w:val="000000"/>
          <w:rPrChange w:id="565" w:author="jake moses" w:date="2020-12-08T16:38:00Z">
            <w:rPr>
              <w:color w:val="000000"/>
            </w:rPr>
          </w:rPrChange>
        </w:rPr>
        <w:tab/>
        <w:t xml:space="preserve">All parts that must be ordered from Digikey have been </w:t>
      </w:r>
      <w:del w:id="566" w:author="jake moses" w:date="2020-12-08T16:02:00Z">
        <w:r w:rsidRPr="00E17A95" w:rsidDel="001756DD">
          <w:rPr>
            <w:color w:val="000000"/>
            <w:rPrChange w:id="567" w:author="jake moses" w:date="2020-12-08T16:38:00Z">
              <w:rPr>
                <w:color w:val="000000"/>
              </w:rPr>
            </w:rPrChange>
          </w:rPr>
          <w:delText>checked, and</w:delText>
        </w:r>
      </w:del>
      <w:ins w:id="568" w:author="jake moses" w:date="2020-12-08T16:02:00Z">
        <w:r w:rsidR="001756DD" w:rsidRPr="00E17A95">
          <w:rPr>
            <w:color w:val="000000"/>
            <w:rPrChange w:id="569" w:author="jake moses" w:date="2020-12-08T16:38:00Z">
              <w:rPr>
                <w:color w:val="000000"/>
              </w:rPr>
            </w:rPrChange>
          </w:rPr>
          <w:t>checked and</w:t>
        </w:r>
      </w:ins>
      <w:r w:rsidRPr="00E17A95">
        <w:rPr>
          <w:color w:val="000000"/>
          <w:rPrChange w:id="570" w:author="jake moses" w:date="2020-12-08T16:38:00Z">
            <w:rPr>
              <w:color w:val="000000"/>
            </w:rPr>
          </w:rPrChange>
        </w:rPr>
        <w:t xml:space="preserve"> have large quantities in stock.  Other board components, such as resistors and capacitors, can be taken from our lab kits from the Fundamentals of Electrical Engineering series. The physical dispensers we are using are in no shortage of stock and can easily be found at various retailers. Our main concern is that our ability to manufacture custom parts will be limited due to COVID-19 restrictions.</w:t>
      </w:r>
    </w:p>
    <w:p w14:paraId="4C2DDB22" w14:textId="77777777" w:rsidR="005C77B9" w:rsidRPr="00E17A95" w:rsidRDefault="005C77B9" w:rsidP="005C77B9">
      <w:pPr>
        <w:spacing w:after="0" w:line="240" w:lineRule="auto"/>
        <w:rPr>
          <w:rPrChange w:id="571" w:author="jake moses" w:date="2020-12-08T16:38:00Z">
            <w:rPr/>
          </w:rPrChange>
        </w:rPr>
      </w:pPr>
    </w:p>
    <w:p w14:paraId="163C8A1C" w14:textId="77777777" w:rsidR="005C77B9" w:rsidRPr="00E17A95" w:rsidRDefault="005C77B9" w:rsidP="005C77B9">
      <w:pPr>
        <w:spacing w:after="0" w:line="240" w:lineRule="auto"/>
        <w:rPr>
          <w:rPrChange w:id="572" w:author="jake moses" w:date="2020-12-08T16:38:00Z">
            <w:rPr/>
          </w:rPrChange>
        </w:rPr>
      </w:pPr>
      <w:r w:rsidRPr="00E17A95">
        <w:rPr>
          <w:i/>
          <w:iCs/>
          <w:color w:val="000000"/>
          <w:rPrChange w:id="573" w:author="jake moses" w:date="2020-12-08T16:38:00Z">
            <w:rPr>
              <w:i/>
              <w:iCs/>
              <w:color w:val="000000"/>
            </w:rPr>
          </w:rPrChange>
        </w:rPr>
        <w:t>Economic Constraints</w:t>
      </w:r>
    </w:p>
    <w:p w14:paraId="2B8B1716" w14:textId="4E70B0DB" w:rsidR="005C77B9" w:rsidRPr="00E17A95" w:rsidRDefault="005C77B9" w:rsidP="005C77B9">
      <w:pPr>
        <w:spacing w:after="0" w:line="240" w:lineRule="auto"/>
        <w:ind w:firstLine="720"/>
        <w:rPr>
          <w:rPrChange w:id="574" w:author="jake moses" w:date="2020-12-08T16:38:00Z">
            <w:rPr/>
          </w:rPrChange>
        </w:rPr>
      </w:pPr>
      <w:r w:rsidRPr="00E17A95">
        <w:rPr>
          <w:color w:val="000000"/>
          <w:rPrChange w:id="575" w:author="jake moses" w:date="2020-12-08T16:38:00Z">
            <w:rPr>
              <w:color w:val="000000"/>
            </w:rPr>
          </w:rPrChange>
        </w:rPr>
        <w:t>The main economic constraint in this project is that our budget is limited to $500 dollars. That means we must be careful in our spending so we can efficiently acquire needed quality parts and don’t overspend on areas in which cost can be reduced. To do this, we start with the major expenses first. We estimate the cost of our PCBs to be around $200. This accounts for the ordering of three boards, each of which will cost approximately $33, plus an additional $25 per board for shipping. Another expense is 3D Printing the parts needed to turn the rotary valve, which comes out to ~$60. Ordering the dispenser model should take about $40. The components needed for the board to function, which includes the MSP 430, the Bluetooth module, and the motor driver, comes out to $30, while the stepper motor can be acquired for $20. In total, acquisition of parts comes out to around $360, which leaves plenty of room for unexpected expenses, as well as space for expansion on the project. Since our project’s end users are customers, we want to ensure our product is easily affordable for our target market (grocery stores, dining halls, etc.) to achieve wider availability. Since the cost for one Socially Distanced Dispenser module is of around $140 and these places generally have sizable budgets, there shouldn’t be any major economic constraints.</w:t>
      </w:r>
      <w:r w:rsidRPr="00E17A95">
        <w:rPr>
          <w:color w:val="000000"/>
          <w:rPrChange w:id="576" w:author="jake moses" w:date="2020-12-08T16:38:00Z">
            <w:rPr>
              <w:color w:val="000000"/>
            </w:rPr>
          </w:rPrChange>
        </w:rPr>
        <w:br/>
      </w:r>
    </w:p>
    <w:p w14:paraId="12016257" w14:textId="77777777" w:rsidR="005C77B9" w:rsidRPr="00E17A95" w:rsidRDefault="005C77B9" w:rsidP="005C77B9">
      <w:pPr>
        <w:spacing w:after="0" w:line="240" w:lineRule="auto"/>
        <w:rPr>
          <w:rPrChange w:id="577" w:author="jake moses" w:date="2020-12-08T16:38:00Z">
            <w:rPr/>
          </w:rPrChange>
        </w:rPr>
      </w:pPr>
      <w:r w:rsidRPr="00E17A95">
        <w:rPr>
          <w:i/>
          <w:iCs/>
          <w:color w:val="000000"/>
          <w:rPrChange w:id="578" w:author="jake moses" w:date="2020-12-08T16:38:00Z">
            <w:rPr>
              <w:i/>
              <w:iCs/>
              <w:color w:val="000000"/>
            </w:rPr>
          </w:rPrChange>
        </w:rPr>
        <w:t>Environmental Impact</w:t>
      </w:r>
    </w:p>
    <w:p w14:paraId="5A2651AF" w14:textId="0CA1604E" w:rsidR="005C77B9" w:rsidRPr="00E17A95" w:rsidRDefault="005C77B9" w:rsidP="005C77B9">
      <w:pPr>
        <w:spacing w:after="0" w:line="240" w:lineRule="auto"/>
        <w:rPr>
          <w:rPrChange w:id="579" w:author="jake moses" w:date="2020-12-08T16:38:00Z">
            <w:rPr/>
          </w:rPrChange>
        </w:rPr>
      </w:pPr>
      <w:r w:rsidRPr="00E17A95">
        <w:rPr>
          <w:color w:val="000000"/>
          <w:rPrChange w:id="580" w:author="jake moses" w:date="2020-12-08T16:38:00Z">
            <w:rPr>
              <w:color w:val="000000"/>
            </w:rPr>
          </w:rPrChange>
        </w:rPr>
        <w:tab/>
        <w:t xml:space="preserve">The day-to-day use of the Socially Distanced Dispenser will not have much of an environmental impact, besides perhaps saving resources spent on sanitization materials. The main environmental concern is during the manufacturing and the </w:t>
      </w:r>
      <w:del w:id="581" w:author="jake moses" w:date="2020-12-08T16:02:00Z">
        <w:r w:rsidRPr="00E17A95" w:rsidDel="001756DD">
          <w:rPr>
            <w:color w:val="000000"/>
            <w:rPrChange w:id="582" w:author="jake moses" w:date="2020-12-08T16:38:00Z">
              <w:rPr>
                <w:color w:val="000000"/>
              </w:rPr>
            </w:rPrChange>
          </w:rPr>
          <w:delText>end of life</w:delText>
        </w:r>
      </w:del>
      <w:ins w:id="583" w:author="jake moses" w:date="2020-12-08T16:02:00Z">
        <w:r w:rsidR="001756DD" w:rsidRPr="00E17A95">
          <w:rPr>
            <w:color w:val="000000"/>
            <w:rPrChange w:id="584" w:author="jake moses" w:date="2020-12-08T16:38:00Z">
              <w:rPr>
                <w:color w:val="000000"/>
              </w:rPr>
            </w:rPrChange>
          </w:rPr>
          <w:t>end-of-life</w:t>
        </w:r>
      </w:ins>
      <w:r w:rsidRPr="00E17A95">
        <w:rPr>
          <w:color w:val="000000"/>
          <w:rPrChange w:id="585" w:author="jake moses" w:date="2020-12-08T16:38:00Z">
            <w:rPr>
              <w:color w:val="000000"/>
            </w:rPr>
          </w:rPrChange>
        </w:rPr>
        <w:t xml:space="preserve"> phases. The Socially Distanced Dispenser consists of a fair amount of plastic, which poses concerns for when it’s time to dispose of the dispenser [11]. The batteries used to power the dispenser will contain toxic materials and will need to be changed out as use of the dispenser persists [12]. </w:t>
      </w:r>
      <w:del w:id="586" w:author="jake moses" w:date="2020-12-08T16:02:00Z">
        <w:r w:rsidRPr="00E17A95" w:rsidDel="001756DD">
          <w:rPr>
            <w:color w:val="000000"/>
            <w:rPrChange w:id="587" w:author="jake moses" w:date="2020-12-08T16:38:00Z">
              <w:rPr>
                <w:color w:val="000000"/>
              </w:rPr>
            </w:rPrChange>
          </w:rPr>
          <w:delText>In regards to</w:delText>
        </w:r>
      </w:del>
      <w:ins w:id="588" w:author="jake moses" w:date="2020-12-08T16:02:00Z">
        <w:r w:rsidR="001756DD" w:rsidRPr="00E17A95">
          <w:rPr>
            <w:color w:val="000000"/>
            <w:rPrChange w:id="589" w:author="jake moses" w:date="2020-12-08T16:38:00Z">
              <w:rPr>
                <w:color w:val="000000"/>
              </w:rPr>
            </w:rPrChange>
          </w:rPr>
          <w:t>In regard to</w:t>
        </w:r>
      </w:ins>
      <w:r w:rsidRPr="00E17A95">
        <w:rPr>
          <w:color w:val="000000"/>
          <w:rPrChange w:id="590" w:author="jake moses" w:date="2020-12-08T16:38:00Z">
            <w:rPr>
              <w:color w:val="000000"/>
            </w:rPr>
          </w:rPrChange>
        </w:rPr>
        <w:t xml:space="preserve"> the electronic components such as the Printed Circuit Board, there are standards for responsibly recycling and reusing electronic waste that certified electronic recyclers must follow [13]. To minimize the environmental footprint of the dispenser, we will encourage owners to utilize a certified electronic recycler at the end of the dispenser’s life.</w:t>
      </w:r>
    </w:p>
    <w:p w14:paraId="0B189B9E" w14:textId="77777777" w:rsidR="005C77B9" w:rsidRPr="00E17A95" w:rsidRDefault="005C77B9" w:rsidP="005C77B9">
      <w:pPr>
        <w:spacing w:after="0" w:line="240" w:lineRule="auto"/>
        <w:rPr>
          <w:rPrChange w:id="591" w:author="jake moses" w:date="2020-12-08T16:38:00Z">
            <w:rPr/>
          </w:rPrChange>
        </w:rPr>
      </w:pPr>
    </w:p>
    <w:p w14:paraId="4A16A53C" w14:textId="77777777" w:rsidR="005C77B9" w:rsidRPr="00E17A95" w:rsidRDefault="005C77B9" w:rsidP="005C77B9">
      <w:pPr>
        <w:spacing w:after="0" w:line="240" w:lineRule="auto"/>
        <w:rPr>
          <w:rPrChange w:id="592" w:author="jake moses" w:date="2020-12-08T16:38:00Z">
            <w:rPr/>
          </w:rPrChange>
        </w:rPr>
      </w:pPr>
      <w:r w:rsidRPr="00E17A95">
        <w:rPr>
          <w:i/>
          <w:iCs/>
          <w:color w:val="000000"/>
          <w:rPrChange w:id="593" w:author="jake moses" w:date="2020-12-08T16:38:00Z">
            <w:rPr>
              <w:i/>
              <w:iCs/>
              <w:color w:val="000000"/>
            </w:rPr>
          </w:rPrChange>
        </w:rPr>
        <w:t>Sustainability</w:t>
      </w:r>
    </w:p>
    <w:p w14:paraId="61CDC869" w14:textId="77777777" w:rsidR="005C77B9" w:rsidRPr="00E17A95" w:rsidRDefault="005C77B9" w:rsidP="005C77B9">
      <w:pPr>
        <w:spacing w:after="0" w:line="240" w:lineRule="auto"/>
        <w:rPr>
          <w:rPrChange w:id="594" w:author="jake moses" w:date="2020-12-08T16:38:00Z">
            <w:rPr/>
          </w:rPrChange>
        </w:rPr>
      </w:pPr>
      <w:r w:rsidRPr="00E17A95">
        <w:rPr>
          <w:color w:val="000000"/>
          <w:rPrChange w:id="595" w:author="jake moses" w:date="2020-12-08T16:38:00Z">
            <w:rPr>
              <w:color w:val="000000"/>
            </w:rPr>
          </w:rPrChange>
        </w:rPr>
        <w:tab/>
        <w:t xml:space="preserve">The only maintenance required to ensure smooth, sustained operation is battery replacement and occasional cleaning of the dispenser to adhere to FDA cleanliness requirements. The lifespan of the Socially Distanced Dispenser is limited to the battery and cleaning material supply of the owner, but this should be of little concern to established grocery stores or dining </w:t>
      </w:r>
      <w:r w:rsidRPr="00E17A95">
        <w:rPr>
          <w:color w:val="000000"/>
          <w:rPrChange w:id="596" w:author="jake moses" w:date="2020-12-08T16:38:00Z">
            <w:rPr>
              <w:color w:val="000000"/>
            </w:rPr>
          </w:rPrChange>
        </w:rPr>
        <w:lastRenderedPageBreak/>
        <w:t xml:space="preserve">halls. A possible improvement to the project would be to perhaps connect multiple dispensers and motors to one controller and allow users to select from the options as opposed to having an individual PCB for each dispenser. In the event of degradation of the dispenser, all parts should be easily replaceable and reproducible as mentioned in the </w:t>
      </w:r>
      <w:r w:rsidRPr="00E17A95">
        <w:rPr>
          <w:i/>
          <w:iCs/>
          <w:color w:val="000000"/>
          <w:rPrChange w:id="597" w:author="jake moses" w:date="2020-12-08T16:38:00Z">
            <w:rPr>
              <w:i/>
              <w:iCs/>
              <w:color w:val="000000"/>
            </w:rPr>
          </w:rPrChange>
        </w:rPr>
        <w:t xml:space="preserve">Manufacturability and Usability </w:t>
      </w:r>
      <w:r w:rsidRPr="00E17A95">
        <w:rPr>
          <w:color w:val="000000"/>
          <w:rPrChange w:id="598" w:author="jake moses" w:date="2020-12-08T16:38:00Z">
            <w:rPr>
              <w:color w:val="000000"/>
            </w:rPr>
          </w:rPrChange>
        </w:rPr>
        <w:t>section. </w:t>
      </w:r>
    </w:p>
    <w:p w14:paraId="2E8E4747" w14:textId="77777777" w:rsidR="005C77B9" w:rsidRPr="00E17A95" w:rsidRDefault="005C77B9" w:rsidP="005C77B9">
      <w:pPr>
        <w:spacing w:after="0" w:line="240" w:lineRule="auto"/>
        <w:rPr>
          <w:rPrChange w:id="599" w:author="jake moses" w:date="2020-12-08T16:38:00Z">
            <w:rPr/>
          </w:rPrChange>
        </w:rPr>
      </w:pPr>
    </w:p>
    <w:p w14:paraId="23512E2F" w14:textId="77777777" w:rsidR="005C77B9" w:rsidRPr="00E17A95" w:rsidRDefault="005C77B9" w:rsidP="005C77B9">
      <w:pPr>
        <w:spacing w:after="0" w:line="240" w:lineRule="auto"/>
        <w:rPr>
          <w:rPrChange w:id="600" w:author="jake moses" w:date="2020-12-08T16:38:00Z">
            <w:rPr/>
          </w:rPrChange>
        </w:rPr>
      </w:pPr>
      <w:r w:rsidRPr="00E17A95">
        <w:rPr>
          <w:i/>
          <w:iCs/>
          <w:color w:val="000000"/>
          <w:rPrChange w:id="601" w:author="jake moses" w:date="2020-12-08T16:38:00Z">
            <w:rPr>
              <w:i/>
              <w:iCs/>
              <w:color w:val="000000"/>
            </w:rPr>
          </w:rPrChange>
        </w:rPr>
        <w:t>Health and Safety</w:t>
      </w:r>
    </w:p>
    <w:p w14:paraId="7C658E2C" w14:textId="77777777" w:rsidR="005C77B9" w:rsidRPr="00E17A95" w:rsidRDefault="005C77B9" w:rsidP="005C77B9">
      <w:pPr>
        <w:spacing w:after="0" w:line="240" w:lineRule="auto"/>
        <w:rPr>
          <w:rPrChange w:id="602" w:author="jake moses" w:date="2020-12-08T16:38:00Z">
            <w:rPr/>
          </w:rPrChange>
        </w:rPr>
      </w:pPr>
      <w:r w:rsidRPr="00E17A95">
        <w:rPr>
          <w:i/>
          <w:iCs/>
          <w:color w:val="000000"/>
          <w:rPrChange w:id="603" w:author="jake moses" w:date="2020-12-08T16:38:00Z">
            <w:rPr>
              <w:i/>
              <w:iCs/>
              <w:color w:val="000000"/>
            </w:rPr>
          </w:rPrChange>
        </w:rPr>
        <w:tab/>
      </w:r>
      <w:r w:rsidRPr="00E17A95">
        <w:rPr>
          <w:color w:val="000000"/>
          <w:rPrChange w:id="604" w:author="jake moses" w:date="2020-12-08T16:38:00Z">
            <w:rPr>
              <w:color w:val="000000"/>
            </w:rPr>
          </w:rPrChange>
        </w:rPr>
        <w:t>The Socially Distanced Dispenser qualifies as a vending machine as defined by the Food and Drug Administration in its 2017 FDA Food Code. According to these guidelines, we must provide tight-fitting covers to protect the food in the container from customer tampering. Our dispenser is designed to hold shelf-stable, dry food such as rice or cereal, and is therefore exempt from many of the guidelines defined by the FDA for temperature-controlled vending machines. We must also, however, provide information about the cleaning procedures required for our device. Per FDA regulations for bulk food available for customer self-dispensing, we will also provide a place on our dispenser to display a label containing the name, ingredient list, and nutrition information of the food item contained in the dispenser [14]. </w:t>
      </w:r>
    </w:p>
    <w:p w14:paraId="5F0C2AAA" w14:textId="77777777" w:rsidR="005C77B9" w:rsidRPr="00E17A95" w:rsidRDefault="005C77B9" w:rsidP="005C77B9">
      <w:pPr>
        <w:spacing w:after="0" w:line="240" w:lineRule="auto"/>
        <w:rPr>
          <w:rPrChange w:id="605" w:author="jake moses" w:date="2020-12-08T16:38:00Z">
            <w:rPr/>
          </w:rPrChange>
        </w:rPr>
      </w:pPr>
      <w:r w:rsidRPr="00E17A95">
        <w:rPr>
          <w:color w:val="000000"/>
          <w:rPrChange w:id="606" w:author="jake moses" w:date="2020-12-08T16:38:00Z">
            <w:rPr>
              <w:color w:val="000000"/>
            </w:rPr>
          </w:rPrChange>
        </w:rPr>
        <w:tab/>
        <w:t xml:space="preserve">Our project also involves moving parts, namely the stepper motor used to actuate the dispensing mechanism, which poses the concern of a user potentially injuring themselves. This is discussed further in the </w:t>
      </w:r>
      <w:r w:rsidRPr="00E17A95">
        <w:rPr>
          <w:b/>
          <w:bCs/>
          <w:i/>
          <w:iCs/>
          <w:color w:val="000000"/>
          <w:rPrChange w:id="607" w:author="jake moses" w:date="2020-12-08T16:38:00Z">
            <w:rPr>
              <w:b/>
              <w:bCs/>
              <w:i/>
              <w:iCs/>
              <w:color w:val="000000"/>
            </w:rPr>
          </w:rPrChange>
        </w:rPr>
        <w:t>Standards</w:t>
      </w:r>
      <w:r w:rsidRPr="00E17A95">
        <w:rPr>
          <w:color w:val="000000"/>
          <w:rPrChange w:id="608" w:author="jake moses" w:date="2020-12-08T16:38:00Z">
            <w:rPr>
              <w:color w:val="000000"/>
            </w:rPr>
          </w:rPrChange>
        </w:rPr>
        <w:t xml:space="preserve"> section of the proposal.</w:t>
      </w:r>
    </w:p>
    <w:p w14:paraId="70CD9F2F" w14:textId="77777777" w:rsidR="005C77B9" w:rsidRPr="00E17A95" w:rsidRDefault="005C77B9" w:rsidP="005C77B9">
      <w:pPr>
        <w:spacing w:after="0" w:line="240" w:lineRule="auto"/>
        <w:rPr>
          <w:rPrChange w:id="609" w:author="jake moses" w:date="2020-12-08T16:38:00Z">
            <w:rPr/>
          </w:rPrChange>
        </w:rPr>
      </w:pPr>
    </w:p>
    <w:p w14:paraId="1B60CFB4" w14:textId="77777777" w:rsidR="005C77B9" w:rsidRPr="00E17A95" w:rsidRDefault="005C77B9" w:rsidP="005C77B9">
      <w:pPr>
        <w:spacing w:after="0" w:line="240" w:lineRule="auto"/>
        <w:rPr>
          <w:rPrChange w:id="610" w:author="jake moses" w:date="2020-12-08T16:38:00Z">
            <w:rPr/>
          </w:rPrChange>
        </w:rPr>
      </w:pPr>
      <w:r w:rsidRPr="00E17A95">
        <w:rPr>
          <w:i/>
          <w:iCs/>
          <w:color w:val="000000"/>
          <w:rPrChange w:id="611" w:author="jake moses" w:date="2020-12-08T16:38:00Z">
            <w:rPr>
              <w:i/>
              <w:iCs/>
              <w:color w:val="000000"/>
            </w:rPr>
          </w:rPrChange>
        </w:rPr>
        <w:t>Ethical Considerations</w:t>
      </w:r>
    </w:p>
    <w:p w14:paraId="6C0CE928" w14:textId="1DD6247D" w:rsidR="005C77B9" w:rsidRPr="00E17A95" w:rsidRDefault="005C77B9" w:rsidP="005C77B9">
      <w:pPr>
        <w:spacing w:after="0" w:line="240" w:lineRule="auto"/>
        <w:rPr>
          <w:rPrChange w:id="612" w:author="jake moses" w:date="2020-12-08T16:38:00Z">
            <w:rPr/>
          </w:rPrChange>
        </w:rPr>
      </w:pPr>
      <w:r w:rsidRPr="00E17A95">
        <w:rPr>
          <w:color w:val="000000"/>
          <w:rPrChange w:id="613" w:author="jake moses" w:date="2020-12-08T16:38:00Z">
            <w:rPr>
              <w:color w:val="000000"/>
            </w:rPr>
          </w:rPrChange>
        </w:rPr>
        <w:tab/>
        <w:t xml:space="preserve">As far as normal operation of the dispenser goes, the only ethical concern would perhaps be that the dispenser is only accessible to users with smartphones. In this day and age, however, essentially all smartphones have Bluetooth capability, and in 2019, 81 percent of adult Americans owned a smartphone and 96 percent owned cellphones in general [15]. </w:t>
      </w:r>
      <w:del w:id="614" w:author="jake moses" w:date="2020-12-08T16:02:00Z">
        <w:r w:rsidRPr="00E17A95" w:rsidDel="001756DD">
          <w:rPr>
            <w:color w:val="000000"/>
            <w:rPrChange w:id="615" w:author="jake moses" w:date="2020-12-08T16:38:00Z">
              <w:rPr>
                <w:color w:val="000000"/>
              </w:rPr>
            </w:rPrChange>
          </w:rPr>
          <w:delText>So</w:delText>
        </w:r>
      </w:del>
      <w:ins w:id="616" w:author="jake moses" w:date="2020-12-08T16:02:00Z">
        <w:r w:rsidR="001756DD" w:rsidRPr="00E17A95">
          <w:rPr>
            <w:color w:val="000000"/>
            <w:rPrChange w:id="617" w:author="jake moses" w:date="2020-12-08T16:38:00Z">
              <w:rPr>
                <w:color w:val="000000"/>
              </w:rPr>
            </w:rPrChange>
          </w:rPr>
          <w:t>So,</w:t>
        </w:r>
      </w:ins>
      <w:r w:rsidRPr="00E17A95">
        <w:rPr>
          <w:color w:val="000000"/>
          <w:rPrChange w:id="618" w:author="jake moses" w:date="2020-12-08T16:38:00Z">
            <w:rPr>
              <w:color w:val="000000"/>
            </w:rPr>
          </w:rPrChange>
        </w:rPr>
        <w:t xml:space="preserve"> the ethical constraint on the usage of our project is relatively insignificant as an overwhelming majority of all potential users have the ability to operate the dispenser. A potentially more tangible opportunity for ethical concerns to arise would be when the user establishes a Bluetooth connection. To ensure that no malicious third party can invade users’ privacy, extra care will be taken when forming the connection and when transmitting data to and from the dispenser. All Bluetooth standards will be followed to achieve this.</w:t>
      </w:r>
    </w:p>
    <w:p w14:paraId="46598949" w14:textId="77777777" w:rsidR="005C77B9" w:rsidRPr="00E17A95" w:rsidRDefault="005C77B9" w:rsidP="005C77B9">
      <w:pPr>
        <w:spacing w:after="0" w:line="240" w:lineRule="auto"/>
        <w:rPr>
          <w:rPrChange w:id="619" w:author="jake moses" w:date="2020-12-08T16:38:00Z">
            <w:rPr/>
          </w:rPrChange>
        </w:rPr>
      </w:pPr>
    </w:p>
    <w:p w14:paraId="67DC8974" w14:textId="77777777" w:rsidR="00294D87" w:rsidRPr="00E17A95" w:rsidRDefault="00294D87">
      <w:pPr>
        <w:rPr>
          <w:rPrChange w:id="620" w:author="jake moses" w:date="2020-12-08T16:38:00Z">
            <w:rPr/>
          </w:rPrChange>
        </w:rPr>
      </w:pPr>
    </w:p>
    <w:p w14:paraId="12920494" w14:textId="77777777" w:rsidR="00294D87" w:rsidRPr="00E17A95" w:rsidRDefault="00294D87">
      <w:pPr>
        <w:rPr>
          <w:rPrChange w:id="621" w:author="jake moses" w:date="2020-12-08T16:38:00Z">
            <w:rPr/>
          </w:rPrChange>
        </w:rPr>
      </w:pPr>
    </w:p>
    <w:p w14:paraId="06C668A7" w14:textId="77777777" w:rsidR="00294D87" w:rsidRPr="00E17A95" w:rsidRDefault="00EF02DB">
      <w:pPr>
        <w:pStyle w:val="Heading3"/>
        <w:rPr>
          <w:sz w:val="28"/>
          <w:szCs w:val="28"/>
          <w:rPrChange w:id="622" w:author="jake moses" w:date="2020-12-08T16:38:00Z">
            <w:rPr/>
          </w:rPrChange>
        </w:rPr>
      </w:pPr>
      <w:bookmarkStart w:id="623" w:name="_Toc58337928"/>
      <w:r w:rsidRPr="00E17A95">
        <w:rPr>
          <w:sz w:val="28"/>
          <w:szCs w:val="28"/>
          <w:rPrChange w:id="624" w:author="jake moses" w:date="2020-12-08T16:38:00Z">
            <w:rPr/>
          </w:rPrChange>
        </w:rPr>
        <w:t>Intellectual Property Issues</w:t>
      </w:r>
      <w:bookmarkEnd w:id="623"/>
    </w:p>
    <w:p w14:paraId="04A97BB4" w14:textId="3FB6EE34" w:rsidR="00294D87" w:rsidRPr="00E17A95" w:rsidRDefault="00EF02DB">
      <w:pPr>
        <w:rPr>
          <w:rPrChange w:id="625" w:author="jake moses" w:date="2020-12-08T16:38:00Z">
            <w:rPr/>
          </w:rPrChange>
        </w:rPr>
      </w:pPr>
      <w:r w:rsidRPr="00E17A95">
        <w:t xml:space="preserve">In this section you should discuss the patentability of your project. You should include references to 3 US patents whose claims encompass material similar to your project and </w:t>
      </w:r>
      <w:del w:id="626" w:author="jake moses" w:date="2020-12-08T16:02:00Z">
        <w:r w:rsidRPr="00E17A95" w:rsidDel="001756DD">
          <w:rPr>
            <w:rPrChange w:id="627" w:author="jake moses" w:date="2020-12-08T16:38:00Z">
              <w:rPr/>
            </w:rPrChange>
          </w:rPr>
          <w:delText>explain  why</w:delText>
        </w:r>
      </w:del>
      <w:ins w:id="628" w:author="jake moses" w:date="2020-12-08T16:02:00Z">
        <w:r w:rsidR="001756DD" w:rsidRPr="00E17A95">
          <w:rPr>
            <w:rPrChange w:id="629" w:author="jake moses" w:date="2020-12-08T16:38:00Z">
              <w:rPr/>
            </w:rPrChange>
          </w:rPr>
          <w:t>explain why</w:t>
        </w:r>
      </w:ins>
      <w:r w:rsidRPr="00E17A95">
        <w:rPr>
          <w:rPrChange w:id="630" w:author="jake moses" w:date="2020-12-08T16:38:00Z">
            <w:rPr/>
          </w:rPrChange>
        </w:rPr>
        <w:t xml:space="preserve"> (or why not!) you feel your project might be patentable in light of those claims. Your project does not have to be patentable, but you need to explain </w:t>
      </w:r>
      <w:del w:id="631" w:author="jake moses" w:date="2020-12-08T16:02:00Z">
        <w:r w:rsidRPr="00E17A95" w:rsidDel="001756DD">
          <w:rPr>
            <w:rPrChange w:id="632" w:author="jake moses" w:date="2020-12-08T16:38:00Z">
              <w:rPr/>
            </w:rPrChange>
          </w:rPr>
          <w:delText>why ,</w:delText>
        </w:r>
      </w:del>
      <w:ins w:id="633" w:author="jake moses" w:date="2020-12-08T16:02:00Z">
        <w:r w:rsidR="001756DD" w:rsidRPr="00E17A95">
          <w:rPr>
            <w:rPrChange w:id="634" w:author="jake moses" w:date="2020-12-08T16:38:00Z">
              <w:rPr/>
            </w:rPrChange>
          </w:rPr>
          <w:t>why,</w:t>
        </w:r>
      </w:ins>
      <w:r w:rsidRPr="00E17A95">
        <w:rPr>
          <w:rPrChange w:id="635" w:author="jake moses" w:date="2020-12-08T16:38:00Z">
            <w:rPr/>
          </w:rPrChange>
        </w:rPr>
        <w:t xml:space="preserve"> or why not. You should list specific claims in the patents and explain of the are dependent or independent claims.</w:t>
      </w:r>
    </w:p>
    <w:p w14:paraId="74FB623B" w14:textId="77777777" w:rsidR="00294D87" w:rsidRPr="00E17A95" w:rsidRDefault="00EF02DB">
      <w:pPr>
        <w:pStyle w:val="Heading2"/>
        <w:rPr>
          <w:rPrChange w:id="636" w:author="jake moses" w:date="2020-12-08T16:38:00Z">
            <w:rPr/>
          </w:rPrChange>
        </w:rPr>
      </w:pPr>
      <w:bookmarkStart w:id="637" w:name="_Toc58337929"/>
      <w:r w:rsidRPr="00E17A95">
        <w:rPr>
          <w:rPrChange w:id="638" w:author="jake moses" w:date="2020-12-08T16:38:00Z">
            <w:rPr/>
          </w:rPrChange>
        </w:rPr>
        <w:lastRenderedPageBreak/>
        <w:t>Detailed Technical Description of Project</w:t>
      </w:r>
      <w:bookmarkEnd w:id="637"/>
    </w:p>
    <w:p w14:paraId="6AF47A53" w14:textId="77777777" w:rsidR="00294D87" w:rsidRPr="00E17A95" w:rsidRDefault="00EF02DB">
      <w:pPr>
        <w:rPr>
          <w:rPrChange w:id="639" w:author="jake moses" w:date="2020-12-08T16:38:00Z">
            <w:rPr/>
          </w:rPrChange>
        </w:rPr>
      </w:pPr>
      <w:r w:rsidRPr="00E17A95">
        <w:rPr>
          <w:rPrChange w:id="640" w:author="jake moses" w:date="2020-12-08T16:38:00Z">
            <w:rPr/>
          </w:rPrChange>
        </w:rPr>
        <w:t xml:space="preserve">This should a </w:t>
      </w:r>
      <w:r w:rsidRPr="00E17A95">
        <w:rPr>
          <w:u w:val="single"/>
          <w:rPrChange w:id="641" w:author="jake moses" w:date="2020-12-08T16:38:00Z">
            <w:rPr>
              <w:u w:val="single"/>
            </w:rPr>
          </w:rPrChange>
        </w:rPr>
        <w:t>very</w:t>
      </w:r>
      <w:r w:rsidRPr="00E17A95">
        <w:rPr>
          <w:rPrChange w:id="642" w:author="jake moses" w:date="2020-12-08T16:38:00Z">
            <w:rPr/>
          </w:rPrChange>
        </w:rPr>
        <w:t xml:space="preserve"> detailed section. It should include the points. (Not bulleted in your report!) It should explain in sufficient detail that would allow a 4</w:t>
      </w:r>
      <w:r w:rsidRPr="00E17A95">
        <w:rPr>
          <w:vertAlign w:val="superscript"/>
          <w:rPrChange w:id="643" w:author="jake moses" w:date="2020-12-08T16:38:00Z">
            <w:rPr>
              <w:vertAlign w:val="superscript"/>
            </w:rPr>
          </w:rPrChange>
        </w:rPr>
        <w:t>th</w:t>
      </w:r>
      <w:r w:rsidRPr="00E17A95">
        <w:rPr>
          <w:rPrChange w:id="644" w:author="jake moses" w:date="2020-12-08T16:38:00Z">
            <w:rPr/>
          </w:rPrChange>
        </w:rPr>
        <w:t xml:space="preserve"> year undergrad to exactly duplicate your results at the beginning of their fall semester.</w:t>
      </w:r>
    </w:p>
    <w:p w14:paraId="4005BCF6" w14:textId="77777777" w:rsidR="00294D87" w:rsidRPr="00E17A95" w:rsidRDefault="00EF02DB">
      <w:pPr>
        <w:numPr>
          <w:ilvl w:val="0"/>
          <w:numId w:val="2"/>
        </w:numPr>
        <w:pBdr>
          <w:top w:val="nil"/>
          <w:left w:val="nil"/>
          <w:bottom w:val="nil"/>
          <w:right w:val="nil"/>
          <w:between w:val="nil"/>
        </w:pBdr>
        <w:spacing w:after="0"/>
        <w:rPr>
          <w:rPrChange w:id="645" w:author="jake moses" w:date="2020-12-08T16:38:00Z">
            <w:rPr/>
          </w:rPrChange>
        </w:rPr>
      </w:pPr>
      <w:r w:rsidRPr="00E17A95">
        <w:rPr>
          <w:color w:val="000000"/>
          <w:rPrChange w:id="646" w:author="jake moses" w:date="2020-12-08T16:38:00Z">
            <w:rPr>
              <w:color w:val="000000"/>
            </w:rPr>
          </w:rPrChange>
        </w:rPr>
        <w:t xml:space="preserve">What it is </w:t>
      </w:r>
    </w:p>
    <w:p w14:paraId="372EF81E" w14:textId="77777777" w:rsidR="00294D87" w:rsidRPr="00E17A95" w:rsidRDefault="00EF02DB">
      <w:pPr>
        <w:numPr>
          <w:ilvl w:val="0"/>
          <w:numId w:val="2"/>
        </w:numPr>
        <w:pBdr>
          <w:top w:val="nil"/>
          <w:left w:val="nil"/>
          <w:bottom w:val="nil"/>
          <w:right w:val="nil"/>
          <w:between w:val="nil"/>
        </w:pBdr>
        <w:spacing w:after="0"/>
        <w:rPr>
          <w:rPrChange w:id="647" w:author="jake moses" w:date="2020-12-08T16:38:00Z">
            <w:rPr/>
          </w:rPrChange>
        </w:rPr>
      </w:pPr>
      <w:r w:rsidRPr="00E17A95">
        <w:rPr>
          <w:color w:val="000000"/>
          <w:rPrChange w:id="648" w:author="jake moses" w:date="2020-12-08T16:38:00Z">
            <w:rPr>
              <w:color w:val="000000"/>
            </w:rPr>
          </w:rPrChange>
        </w:rPr>
        <w:t>How it works</w:t>
      </w:r>
    </w:p>
    <w:p w14:paraId="1FF16D11" w14:textId="77777777" w:rsidR="00294D87" w:rsidRPr="00E17A95" w:rsidRDefault="00EF02DB">
      <w:pPr>
        <w:numPr>
          <w:ilvl w:val="0"/>
          <w:numId w:val="2"/>
        </w:numPr>
        <w:pBdr>
          <w:top w:val="nil"/>
          <w:left w:val="nil"/>
          <w:bottom w:val="nil"/>
          <w:right w:val="nil"/>
          <w:between w:val="nil"/>
        </w:pBdr>
        <w:spacing w:after="0"/>
        <w:rPr>
          <w:rPrChange w:id="649" w:author="jake moses" w:date="2020-12-08T16:38:00Z">
            <w:rPr/>
          </w:rPrChange>
        </w:rPr>
      </w:pPr>
      <w:r w:rsidRPr="00E17A95">
        <w:rPr>
          <w:color w:val="000000"/>
          <w:rPrChange w:id="650" w:author="jake moses" w:date="2020-12-08T16:38:00Z">
            <w:rPr>
              <w:color w:val="000000"/>
            </w:rPr>
          </w:rPrChange>
        </w:rPr>
        <w:t>Components used – All should be referenced![2]</w:t>
      </w:r>
    </w:p>
    <w:p w14:paraId="0BF1FAAC" w14:textId="77777777" w:rsidR="00294D87" w:rsidRPr="00E17A95" w:rsidRDefault="00EF02DB">
      <w:pPr>
        <w:numPr>
          <w:ilvl w:val="0"/>
          <w:numId w:val="2"/>
        </w:numPr>
        <w:pBdr>
          <w:top w:val="nil"/>
          <w:left w:val="nil"/>
          <w:bottom w:val="nil"/>
          <w:right w:val="nil"/>
          <w:between w:val="nil"/>
        </w:pBdr>
        <w:spacing w:after="0"/>
        <w:rPr>
          <w:rPrChange w:id="651" w:author="jake moses" w:date="2020-12-08T16:38:00Z">
            <w:rPr/>
          </w:rPrChange>
        </w:rPr>
      </w:pPr>
      <w:r w:rsidRPr="00E17A95">
        <w:rPr>
          <w:color w:val="000000"/>
          <w:rPrChange w:id="652" w:author="jake moses" w:date="2020-12-08T16:38:00Z">
            <w:rPr>
              <w:color w:val="000000"/>
            </w:rPr>
          </w:rPrChange>
        </w:rPr>
        <w:t>Design Decisions and tradeoffs</w:t>
      </w:r>
    </w:p>
    <w:p w14:paraId="5D2A55A0" w14:textId="77777777" w:rsidR="00294D87" w:rsidRPr="00E17A95" w:rsidRDefault="00EF02DB">
      <w:pPr>
        <w:numPr>
          <w:ilvl w:val="0"/>
          <w:numId w:val="2"/>
        </w:numPr>
        <w:pBdr>
          <w:top w:val="nil"/>
          <w:left w:val="nil"/>
          <w:bottom w:val="nil"/>
          <w:right w:val="nil"/>
          <w:between w:val="nil"/>
        </w:pBdr>
        <w:spacing w:after="0"/>
        <w:rPr>
          <w:rPrChange w:id="653" w:author="jake moses" w:date="2020-12-08T16:38:00Z">
            <w:rPr/>
          </w:rPrChange>
        </w:rPr>
      </w:pPr>
      <w:r w:rsidRPr="00E17A95">
        <w:rPr>
          <w:color w:val="000000"/>
          <w:rPrChange w:id="654" w:author="jake moses" w:date="2020-12-08T16:38:00Z">
            <w:rPr>
              <w:color w:val="000000"/>
            </w:rPr>
          </w:rPrChange>
        </w:rPr>
        <w:t xml:space="preserve">Block Diagrams </w:t>
      </w:r>
    </w:p>
    <w:p w14:paraId="3C23BD5B" w14:textId="77777777" w:rsidR="00294D87" w:rsidRPr="00E17A95" w:rsidRDefault="00EF02DB">
      <w:pPr>
        <w:numPr>
          <w:ilvl w:val="0"/>
          <w:numId w:val="2"/>
        </w:numPr>
        <w:pBdr>
          <w:top w:val="nil"/>
          <w:left w:val="nil"/>
          <w:bottom w:val="nil"/>
          <w:right w:val="nil"/>
          <w:between w:val="nil"/>
        </w:pBdr>
        <w:spacing w:after="0"/>
        <w:rPr>
          <w:rPrChange w:id="655" w:author="jake moses" w:date="2020-12-08T16:38:00Z">
            <w:rPr/>
          </w:rPrChange>
        </w:rPr>
      </w:pPr>
      <w:r w:rsidRPr="00E17A95">
        <w:rPr>
          <w:color w:val="000000"/>
          <w:rPrChange w:id="656" w:author="jake moses" w:date="2020-12-08T16:38:00Z">
            <w:rPr>
              <w:color w:val="000000"/>
            </w:rPr>
          </w:rPrChange>
        </w:rPr>
        <w:t>Schematics (use sections of schematics and explain thoroughly and legibly)</w:t>
      </w:r>
    </w:p>
    <w:p w14:paraId="42242AEB" w14:textId="77777777" w:rsidR="00294D87" w:rsidRPr="00E17A95" w:rsidRDefault="00EF02DB">
      <w:pPr>
        <w:numPr>
          <w:ilvl w:val="0"/>
          <w:numId w:val="2"/>
        </w:numPr>
        <w:pBdr>
          <w:top w:val="nil"/>
          <w:left w:val="nil"/>
          <w:bottom w:val="nil"/>
          <w:right w:val="nil"/>
          <w:between w:val="nil"/>
        </w:pBdr>
        <w:spacing w:after="0"/>
        <w:rPr>
          <w:rPrChange w:id="657" w:author="jake moses" w:date="2020-12-08T16:38:00Z">
            <w:rPr/>
          </w:rPrChange>
        </w:rPr>
      </w:pPr>
      <w:r w:rsidRPr="00E17A95">
        <w:rPr>
          <w:color w:val="000000"/>
          <w:rPrChange w:id="658" w:author="jake moses" w:date="2020-12-08T16:38:00Z">
            <w:rPr>
              <w:color w:val="000000"/>
            </w:rPr>
          </w:rPrChange>
        </w:rPr>
        <w:t>Board Layouts (explain why layout decisions were made)</w:t>
      </w:r>
    </w:p>
    <w:p w14:paraId="4E48F456" w14:textId="74535510" w:rsidR="00294D87" w:rsidRPr="00E17A95" w:rsidRDefault="00EF02DB" w:rsidP="00D951FF">
      <w:pPr>
        <w:numPr>
          <w:ilvl w:val="0"/>
          <w:numId w:val="2"/>
        </w:numPr>
        <w:pBdr>
          <w:top w:val="nil"/>
          <w:left w:val="nil"/>
          <w:bottom w:val="nil"/>
          <w:right w:val="nil"/>
          <w:between w:val="nil"/>
        </w:pBdr>
        <w:rPr>
          <w:rPrChange w:id="659" w:author="jake moses" w:date="2020-12-08T16:38:00Z">
            <w:rPr/>
          </w:rPrChange>
        </w:rPr>
      </w:pPr>
      <w:r w:rsidRPr="00E17A95">
        <w:rPr>
          <w:color w:val="000000"/>
          <w:rPrChange w:id="660" w:author="jake moses" w:date="2020-12-08T16:38:00Z">
            <w:rPr>
              <w:color w:val="000000"/>
            </w:rPr>
          </w:rPrChange>
        </w:rPr>
        <w:t>Problems and design modifications</w:t>
      </w:r>
    </w:p>
    <w:p w14:paraId="5FD2674C" w14:textId="2A1D974A" w:rsidR="00294D87" w:rsidRPr="00E17A95" w:rsidRDefault="00EF02DB">
      <w:pPr>
        <w:pStyle w:val="Heading2"/>
        <w:rPr>
          <w:rPrChange w:id="661" w:author="jake moses" w:date="2020-12-08T16:38:00Z">
            <w:rPr/>
          </w:rPrChange>
        </w:rPr>
      </w:pPr>
      <w:bookmarkStart w:id="662" w:name="_Toc58337930"/>
      <w:r w:rsidRPr="00E17A95">
        <w:rPr>
          <w:rPrChange w:id="663" w:author="jake moses" w:date="2020-12-08T16:38:00Z">
            <w:rPr/>
          </w:rPrChange>
        </w:rPr>
        <w:t>Project Time</w:t>
      </w:r>
      <w:ins w:id="664" w:author="jake moses" w:date="2020-12-07T17:31:00Z">
        <w:r w:rsidR="008E1339" w:rsidRPr="00E17A95">
          <w:rPr>
            <w:rPrChange w:id="665" w:author="jake moses" w:date="2020-12-08T16:38:00Z">
              <w:rPr/>
            </w:rPrChange>
          </w:rPr>
          <w:t>l</w:t>
        </w:r>
      </w:ins>
      <w:del w:id="666" w:author="jake moses" w:date="2020-12-07T17:31:00Z">
        <w:r w:rsidRPr="00E17A95" w:rsidDel="008E1339">
          <w:rPr>
            <w:rPrChange w:id="667" w:author="jake moses" w:date="2020-12-08T16:38:00Z">
              <w:rPr/>
            </w:rPrChange>
          </w:rPr>
          <w:delText xml:space="preserve"> L</w:delText>
        </w:r>
      </w:del>
      <w:r w:rsidRPr="00E17A95">
        <w:rPr>
          <w:rPrChange w:id="668" w:author="jake moses" w:date="2020-12-08T16:38:00Z">
            <w:rPr/>
          </w:rPrChange>
        </w:rPr>
        <w:t>ine</w:t>
      </w:r>
      <w:bookmarkEnd w:id="662"/>
    </w:p>
    <w:p w14:paraId="2AC57D30" w14:textId="3A5164AE" w:rsidR="00D951FF" w:rsidRPr="00E17A95" w:rsidRDefault="0035539D">
      <w:pPr>
        <w:ind w:firstLine="720"/>
        <w:rPr>
          <w:rPrChange w:id="669" w:author="jake moses" w:date="2020-12-08T16:38:00Z">
            <w:rPr/>
          </w:rPrChange>
        </w:rPr>
        <w:pPrChange w:id="670" w:author="jake moses" w:date="2020-12-07T18:25:00Z">
          <w:pPr/>
        </w:pPrChange>
      </w:pPr>
      <w:r w:rsidRPr="00E17A95">
        <w:rPr>
          <w:rPrChange w:id="671" w:author="jake moses" w:date="2020-12-08T16:38:00Z">
            <w:rPr/>
          </w:rPrChange>
        </w:rPr>
        <w:t xml:space="preserve">Throughout our project there were many tasks that were able to be completed in parallel, and then towards the </w:t>
      </w:r>
      <w:r w:rsidR="00F50539" w:rsidRPr="00E17A95">
        <w:rPr>
          <w:rPrChange w:id="672" w:author="jake moses" w:date="2020-12-08T16:38:00Z">
            <w:rPr/>
          </w:rPrChange>
        </w:rPr>
        <w:t>culmination</w:t>
      </w:r>
      <w:r w:rsidRPr="00E17A95">
        <w:rPr>
          <w:rPrChange w:id="673" w:author="jake moses" w:date="2020-12-08T16:38:00Z">
            <w:rPr/>
          </w:rPrChange>
        </w:rPr>
        <w:t xml:space="preserve"> of the project all of these tasks </w:t>
      </w:r>
      <w:r w:rsidR="00F50539" w:rsidRPr="00E17A95">
        <w:rPr>
          <w:rPrChange w:id="674" w:author="jake moses" w:date="2020-12-08T16:38:00Z">
            <w:rPr/>
          </w:rPrChange>
        </w:rPr>
        <w:t>were polished and sequentially tested and built into the final dispenser.</w:t>
      </w:r>
      <w:r w:rsidRPr="00E17A95">
        <w:rPr>
          <w:rPrChange w:id="675" w:author="jake moses" w:date="2020-12-08T16:38:00Z">
            <w:rPr/>
          </w:rPrChange>
        </w:rPr>
        <w:t xml:space="preserve"> </w:t>
      </w:r>
      <w:r w:rsidR="00F50539" w:rsidRPr="00E17A95">
        <w:rPr>
          <w:rPrChange w:id="676" w:author="jake moses" w:date="2020-12-08T16:38:00Z">
            <w:rPr/>
          </w:rPrChange>
        </w:rPr>
        <w:t>Our original Gantt Chart— depicting our predicted timeline— is shown below, followed by the final Gantt Chart which shows our actual timeline:</w:t>
      </w:r>
    </w:p>
    <w:p w14:paraId="05645D68" w14:textId="77777777" w:rsidR="00F50539" w:rsidRPr="00E17A95" w:rsidRDefault="00F50539" w:rsidP="00F50539">
      <w:pPr>
        <w:keepNext/>
        <w:spacing w:after="0" w:line="240" w:lineRule="auto"/>
      </w:pPr>
      <w:r w:rsidRPr="00E17A95">
        <w:rPr>
          <w:color w:val="000000"/>
          <w:bdr w:val="none" w:sz="0" w:space="0" w:color="auto" w:frame="1"/>
        </w:rPr>
        <w:fldChar w:fldCharType="begin"/>
      </w:r>
      <w:r w:rsidRPr="00E17A95">
        <w:rPr>
          <w:color w:val="000000"/>
          <w:bdr w:val="none" w:sz="0" w:space="0" w:color="auto" w:frame="1"/>
          <w:rPrChange w:id="677" w:author="jake moses" w:date="2020-12-08T16:38:00Z">
            <w:rPr>
              <w:color w:val="000000"/>
              <w:bdr w:val="none" w:sz="0" w:space="0" w:color="auto" w:frame="1"/>
            </w:rPr>
          </w:rPrChange>
        </w:rPr>
        <w:instrText xml:space="preserve"> INCLUDEPICTURE "https://lh6.googleusercontent.com/5S8Ti3hVYj0tLsp7vVys4i-UkVvMRdpFkOxAUw9qhSdpEuYmC_xeGnyW5swbSJQgVh_qM226hGNevtbOrCkm9xrfMW0R_PS12vHVp-rVAGYM4Op0KjnRsWYmvALvNhMSKggXZM0" \* MERGEFORMATINET </w:instrText>
      </w:r>
      <w:r w:rsidRPr="00E17A95">
        <w:rPr>
          <w:color w:val="000000"/>
          <w:bdr w:val="none" w:sz="0" w:space="0" w:color="auto" w:frame="1"/>
          <w:rPrChange w:id="678" w:author="jake moses" w:date="2020-12-08T16:38:00Z">
            <w:rPr>
              <w:color w:val="000000"/>
              <w:bdr w:val="none" w:sz="0" w:space="0" w:color="auto" w:frame="1"/>
            </w:rPr>
          </w:rPrChange>
        </w:rPr>
        <w:fldChar w:fldCharType="separate"/>
      </w:r>
      <w:r w:rsidRPr="00E17A95">
        <w:rPr>
          <w:noProof/>
          <w:color w:val="000000"/>
          <w:bdr w:val="none" w:sz="0" w:space="0" w:color="auto" w:frame="1"/>
          <w:rPrChange w:id="679" w:author="jake moses" w:date="2020-12-08T16:38:00Z">
            <w:rPr>
              <w:noProof/>
              <w:color w:val="000000"/>
              <w:bdr w:val="none" w:sz="0" w:space="0" w:color="auto" w:frame="1"/>
            </w:rPr>
          </w:rPrChange>
        </w:rPr>
        <w:drawing>
          <wp:inline distT="0" distB="0" distL="0" distR="0" wp14:anchorId="556FB567" wp14:editId="0A5D200F">
            <wp:extent cx="5802272" cy="3962400"/>
            <wp:effectExtent l="0" t="0" r="1905" b="0"/>
            <wp:docPr id="4" name="Picture 4"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riting implement, stationary, pencil&#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9535" r="16880"/>
                    <a:stretch/>
                  </pic:blipFill>
                  <pic:spPr bwMode="auto">
                    <a:xfrm>
                      <a:off x="0" y="0"/>
                      <a:ext cx="5816619" cy="3972197"/>
                    </a:xfrm>
                    <a:prstGeom prst="rect">
                      <a:avLst/>
                    </a:prstGeom>
                    <a:noFill/>
                    <a:ln>
                      <a:noFill/>
                    </a:ln>
                    <a:extLst>
                      <a:ext uri="{53640926-AAD7-44D8-BBD7-CCE9431645EC}">
                        <a14:shadowObscured xmlns:a14="http://schemas.microsoft.com/office/drawing/2010/main"/>
                      </a:ext>
                    </a:extLst>
                  </pic:spPr>
                </pic:pic>
              </a:graphicData>
            </a:graphic>
          </wp:inline>
        </w:drawing>
      </w:r>
      <w:r w:rsidRPr="00E17A95">
        <w:rPr>
          <w:color w:val="000000"/>
          <w:bdr w:val="none" w:sz="0" w:space="0" w:color="auto" w:frame="1"/>
          <w:rPrChange w:id="680" w:author="jake moses" w:date="2020-12-08T16:38:00Z">
            <w:rPr>
              <w:color w:val="000000"/>
              <w:bdr w:val="none" w:sz="0" w:space="0" w:color="auto" w:frame="1"/>
            </w:rPr>
          </w:rPrChange>
        </w:rPr>
        <w:fldChar w:fldCharType="end"/>
      </w:r>
    </w:p>
    <w:p w14:paraId="398F0D7B" w14:textId="34BCEAFD" w:rsidR="00F50539" w:rsidRPr="00E17A95" w:rsidRDefault="00F50539" w:rsidP="00F50539">
      <w:pPr>
        <w:pStyle w:val="Caption"/>
        <w:jc w:val="center"/>
        <w:rPr>
          <w:bCs/>
          <w:i w:val="0"/>
          <w:sz w:val="24"/>
          <w:szCs w:val="24"/>
        </w:rPr>
      </w:pPr>
      <w:bookmarkStart w:id="681" w:name="_Toc58337996"/>
      <w:r w:rsidRPr="00E17A95">
        <w:rPr>
          <w:bCs/>
          <w:i w:val="0"/>
          <w:sz w:val="24"/>
          <w:szCs w:val="24"/>
        </w:rPr>
        <w:t xml:space="preserve">Figure </w:t>
      </w:r>
      <w:r w:rsidRPr="00E17A95">
        <w:rPr>
          <w:bCs/>
          <w:i w:val="0"/>
          <w:sz w:val="24"/>
          <w:szCs w:val="24"/>
        </w:rPr>
        <w:fldChar w:fldCharType="begin"/>
      </w:r>
      <w:r w:rsidRPr="00E17A95">
        <w:rPr>
          <w:bCs/>
          <w:i w:val="0"/>
          <w:sz w:val="24"/>
          <w:szCs w:val="24"/>
          <w:rPrChange w:id="682" w:author="jake moses" w:date="2020-12-08T16:38:00Z">
            <w:rPr>
              <w:bCs/>
              <w:i w:val="0"/>
              <w:sz w:val="24"/>
              <w:szCs w:val="24"/>
            </w:rPr>
          </w:rPrChange>
        </w:rPr>
        <w:instrText xml:space="preserve"> SEQ Figure \* ARABIC </w:instrText>
      </w:r>
      <w:r w:rsidRPr="00E17A95">
        <w:rPr>
          <w:bCs/>
          <w:i w:val="0"/>
          <w:sz w:val="24"/>
          <w:szCs w:val="24"/>
          <w:rPrChange w:id="683" w:author="jake moses" w:date="2020-12-08T16:38:00Z">
            <w:rPr>
              <w:bCs/>
              <w:i w:val="0"/>
              <w:sz w:val="24"/>
              <w:szCs w:val="24"/>
            </w:rPr>
          </w:rPrChange>
        </w:rPr>
        <w:fldChar w:fldCharType="separate"/>
      </w:r>
      <w:r w:rsidR="003B7099" w:rsidRPr="00E17A95">
        <w:rPr>
          <w:bCs/>
          <w:i w:val="0"/>
          <w:noProof/>
          <w:sz w:val="24"/>
          <w:szCs w:val="24"/>
        </w:rPr>
        <w:t>1</w:t>
      </w:r>
      <w:r w:rsidRPr="00E17A95">
        <w:rPr>
          <w:bCs/>
          <w:i w:val="0"/>
          <w:sz w:val="24"/>
          <w:szCs w:val="24"/>
        </w:rPr>
        <w:fldChar w:fldCharType="end"/>
      </w:r>
      <w:r w:rsidRPr="00E17A95">
        <w:rPr>
          <w:bCs/>
          <w:i w:val="0"/>
          <w:sz w:val="24"/>
          <w:szCs w:val="24"/>
        </w:rPr>
        <w:t xml:space="preserve"> Original Gantt Chart</w:t>
      </w:r>
      <w:bookmarkEnd w:id="681"/>
    </w:p>
    <w:p w14:paraId="626EFE16" w14:textId="2B9BF3AE" w:rsidR="00571561" w:rsidRPr="00E17A95" w:rsidRDefault="00571561">
      <w:pPr>
        <w:ind w:firstLine="720"/>
        <w:rPr>
          <w:ins w:id="684" w:author="jake moses" w:date="2020-12-07T17:41:00Z"/>
          <w:rPrChange w:id="685" w:author="jake moses" w:date="2020-12-08T16:38:00Z">
            <w:rPr>
              <w:ins w:id="686" w:author="jake moses" w:date="2020-12-07T17:41:00Z"/>
            </w:rPr>
          </w:rPrChange>
        </w:rPr>
        <w:pPrChange w:id="687" w:author="jake moses" w:date="2020-12-07T17:41:00Z">
          <w:pPr/>
        </w:pPrChange>
      </w:pPr>
      <w:ins w:id="688" w:author="jake moses" w:date="2020-12-07T17:19:00Z">
        <w:r w:rsidRPr="00E17A95">
          <w:lastRenderedPageBreak/>
          <w:t xml:space="preserve">Originally, our team estimated that we would be able to complete the project by Thanksgiving break and </w:t>
        </w:r>
        <w:r w:rsidRPr="00E17A95">
          <w:rPr>
            <w:rPrChange w:id="689" w:author="jake moses" w:date="2020-12-08T16:38:00Z">
              <w:rPr/>
            </w:rPrChange>
          </w:rPr>
          <w:t>then focus on just performing the demo after break. However, due to difficulties with our voltage regulator—will go into more detail later on in this report</w:t>
        </w:r>
      </w:ins>
      <w:ins w:id="690" w:author="jake moses" w:date="2020-12-07T17:20:00Z">
        <w:r w:rsidRPr="00E17A95">
          <w:rPr>
            <w:rPrChange w:id="691" w:author="jake moses" w:date="2020-12-08T16:38:00Z">
              <w:rPr/>
            </w:rPrChange>
          </w:rPr>
          <w:t>—</w:t>
        </w:r>
        <w:r w:rsidR="008966A4" w:rsidRPr="00E17A95">
          <w:rPr>
            <w:rPrChange w:id="692" w:author="jake moses" w:date="2020-12-08T16:38:00Z">
              <w:rPr/>
            </w:rPrChange>
          </w:rPr>
          <w:t xml:space="preserve">we ended up not completing the project until after break, due to the need to wait for a final part order. In addition to this differentiation, in our original timeline we only scheduled 1 instance of soldering, PCB design, and part ordering, whereas in reality we had 2-3 </w:t>
        </w:r>
      </w:ins>
      <w:ins w:id="693" w:author="jake moses" w:date="2020-12-07T17:21:00Z">
        <w:r w:rsidR="008966A4" w:rsidRPr="00E17A95">
          <w:rPr>
            <w:rPrChange w:id="694" w:author="jake moses" w:date="2020-12-08T16:38:00Z">
              <w:rPr/>
            </w:rPrChange>
          </w:rPr>
          <w:t xml:space="preserve">instances of each of those tasks; this was due to the fact that errors in our first PCB iteration had to be corrected in a second board send-out. </w:t>
        </w:r>
      </w:ins>
      <w:ins w:id="695" w:author="jake moses" w:date="2020-12-07T17:26:00Z">
        <w:r w:rsidR="005F755D" w:rsidRPr="00E17A95">
          <w:rPr>
            <w:rPrChange w:id="696" w:author="jake moses" w:date="2020-12-08T16:38:00Z">
              <w:rPr/>
            </w:rPrChange>
          </w:rPr>
          <w:t xml:space="preserve"> This makes up the main differences between the Original Gantt Chart and the Final Gantt Chart, the other differences </w:t>
        </w:r>
      </w:ins>
      <w:ins w:id="697" w:author="jake moses" w:date="2020-12-07T17:27:00Z">
        <w:r w:rsidR="005F755D" w:rsidRPr="00E17A95">
          <w:rPr>
            <w:rPrChange w:id="698" w:author="jake moses" w:date="2020-12-08T16:38:00Z">
              <w:rPr/>
            </w:rPrChange>
          </w:rPr>
          <w:t xml:space="preserve">being small date differences due to the mis-estimation of how long it would take to accomplish a specific task. An example of this small timeline difference is depicted in the time we estimated it would take to get the motor turning via </w:t>
        </w:r>
      </w:ins>
      <w:ins w:id="699" w:author="jake moses" w:date="2020-12-07T17:28:00Z">
        <w:r w:rsidR="005F755D" w:rsidRPr="00E17A95">
          <w:rPr>
            <w:rPrChange w:id="700" w:author="jake moses" w:date="2020-12-08T16:38:00Z">
              <w:rPr/>
            </w:rPrChange>
          </w:rPr>
          <w:t>the Bluetooth, as we estimated that this would only take about a week, however due to difficulties with the setup on the PCB we were not able to get Bluetooth-triggered motor turns until after 3 weeks.</w:t>
        </w:r>
      </w:ins>
    </w:p>
    <w:p w14:paraId="18E01CE6" w14:textId="47F9F0BD" w:rsidR="00B95474" w:rsidRPr="00E17A95" w:rsidRDefault="00B95474" w:rsidP="005F755D">
      <w:ins w:id="701" w:author="jake moses" w:date="2020-12-07T17:41:00Z">
        <w:r w:rsidRPr="00E17A95">
          <w:rPr>
            <w:rPrChange w:id="702" w:author="jake moses" w:date="2020-12-08T16:38:00Z">
              <w:rPr/>
            </w:rPrChange>
          </w:rPr>
          <w:tab/>
          <w:t>Overall, the main causes of the differentiation of dates between our proposed timeline and the actual timeline were the need to have multiple board send</w:t>
        </w:r>
      </w:ins>
      <w:ins w:id="703" w:author="jake moses" w:date="2020-12-07T18:00:00Z">
        <w:r w:rsidR="00461BEE" w:rsidRPr="00E17A95">
          <w:rPr>
            <w:rPrChange w:id="704" w:author="jake moses" w:date="2020-12-08T16:38:00Z">
              <w:rPr/>
            </w:rPrChange>
          </w:rPr>
          <w:t>-</w:t>
        </w:r>
      </w:ins>
      <w:ins w:id="705" w:author="jake moses" w:date="2020-12-07T17:41:00Z">
        <w:r w:rsidRPr="00E17A95">
          <w:rPr>
            <w:rPrChange w:id="706" w:author="jake moses" w:date="2020-12-08T16:38:00Z">
              <w:rPr/>
            </w:rPrChange>
          </w:rPr>
          <w:t>outs as well as part orders. This also meant that had to do additional integration tests</w:t>
        </w:r>
      </w:ins>
      <w:ins w:id="707" w:author="jake moses" w:date="2020-12-07T17:42:00Z">
        <w:r w:rsidRPr="00E17A95">
          <w:rPr>
            <w:rPrChange w:id="708" w:author="jake moses" w:date="2020-12-08T16:38:00Z">
              <w:rPr/>
            </w:rPrChange>
          </w:rPr>
          <w:t xml:space="preserve"> later on in the project and pushed back our project completion dates. Thankfully, since we </w:t>
        </w:r>
      </w:ins>
      <w:ins w:id="709" w:author="jake moses" w:date="2020-12-07T17:59:00Z">
        <w:r w:rsidR="00461BEE" w:rsidRPr="00E17A95">
          <w:rPr>
            <w:rPrChange w:id="710" w:author="jake moses" w:date="2020-12-08T16:38:00Z">
              <w:rPr/>
            </w:rPrChange>
          </w:rPr>
          <w:t>were planning on having our project done before Thanksgiving break</w:t>
        </w:r>
      </w:ins>
      <w:ins w:id="711" w:author="jake moses" w:date="2020-12-07T18:00:00Z">
        <w:r w:rsidR="00461BEE" w:rsidRPr="00E17A95">
          <w:rPr>
            <w:rPrChange w:id="712" w:author="jake moses" w:date="2020-12-08T16:38:00Z">
              <w:rPr/>
            </w:rPrChange>
          </w:rPr>
          <w:t xml:space="preserve"> even with the delays we encountered, we were able to have our demo completed by the deadline of December 10</w:t>
        </w:r>
        <w:r w:rsidR="00461BEE" w:rsidRPr="00E17A95">
          <w:rPr>
            <w:vertAlign w:val="superscript"/>
            <w:rPrChange w:id="713" w:author="jake moses" w:date="2020-12-08T16:38:00Z">
              <w:rPr/>
            </w:rPrChange>
          </w:rPr>
          <w:t>th</w:t>
        </w:r>
        <w:r w:rsidR="00461BEE" w:rsidRPr="00E17A95">
          <w:t xml:space="preserve">. </w:t>
        </w:r>
      </w:ins>
    </w:p>
    <w:p w14:paraId="4EE88495" w14:textId="77777777" w:rsidR="00D951FF" w:rsidRPr="00E17A95" w:rsidRDefault="00D951FF" w:rsidP="00D951FF">
      <w:pPr>
        <w:keepNext/>
      </w:pPr>
      <w:r w:rsidRPr="00E17A95">
        <w:rPr>
          <w:noProof/>
        </w:rPr>
        <w:lastRenderedPageBreak/>
        <w:drawing>
          <wp:inline distT="0" distB="0" distL="0" distR="0" wp14:anchorId="08D182BF" wp14:editId="5E62BA71">
            <wp:extent cx="6765516" cy="4749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9752" r="17426"/>
                    <a:stretch/>
                  </pic:blipFill>
                  <pic:spPr bwMode="auto">
                    <a:xfrm>
                      <a:off x="0" y="0"/>
                      <a:ext cx="6765516" cy="4749800"/>
                    </a:xfrm>
                    <a:prstGeom prst="rect">
                      <a:avLst/>
                    </a:prstGeom>
                    <a:ln>
                      <a:noFill/>
                    </a:ln>
                    <a:extLst>
                      <a:ext uri="{53640926-AAD7-44D8-BBD7-CCE9431645EC}">
                        <a14:shadowObscured xmlns:a14="http://schemas.microsoft.com/office/drawing/2010/main"/>
                      </a:ext>
                    </a:extLst>
                  </pic:spPr>
                </pic:pic>
              </a:graphicData>
            </a:graphic>
          </wp:inline>
        </w:drawing>
      </w:r>
    </w:p>
    <w:p w14:paraId="2912FCF9" w14:textId="1CD0DEDC" w:rsidR="00D951FF" w:rsidRPr="00E17A95" w:rsidDel="00461BEE" w:rsidRDefault="00D951FF" w:rsidP="00872E4C">
      <w:pPr>
        <w:pStyle w:val="Caption"/>
        <w:jc w:val="center"/>
        <w:rPr>
          <w:del w:id="714" w:author="jake moses" w:date="2020-12-07T18:00:00Z"/>
          <w:i w:val="0"/>
          <w:iCs w:val="0"/>
          <w:sz w:val="24"/>
          <w:szCs w:val="24"/>
          <w:rPrChange w:id="715" w:author="jake moses" w:date="2020-12-08T16:38:00Z">
            <w:rPr>
              <w:del w:id="716" w:author="jake moses" w:date="2020-12-07T18:00:00Z"/>
              <w:i w:val="0"/>
              <w:iCs w:val="0"/>
              <w:sz w:val="24"/>
              <w:szCs w:val="24"/>
            </w:rPr>
          </w:rPrChange>
        </w:rPr>
      </w:pPr>
      <w:bookmarkStart w:id="717" w:name="_Toc58337997"/>
      <w:r w:rsidRPr="00E17A95">
        <w:rPr>
          <w:i w:val="0"/>
          <w:iCs w:val="0"/>
          <w:sz w:val="24"/>
          <w:szCs w:val="24"/>
        </w:rPr>
        <w:t xml:space="preserve">Figure </w:t>
      </w:r>
      <w:r w:rsidRPr="00E17A95">
        <w:fldChar w:fldCharType="begin"/>
      </w:r>
      <w:r w:rsidRPr="00E17A95">
        <w:rPr>
          <w:i w:val="0"/>
          <w:iCs w:val="0"/>
          <w:sz w:val="24"/>
          <w:szCs w:val="24"/>
          <w:rPrChange w:id="718" w:author="jake moses" w:date="2020-12-08T16:38:00Z">
            <w:rPr>
              <w:i w:val="0"/>
              <w:iCs w:val="0"/>
              <w:sz w:val="24"/>
              <w:szCs w:val="24"/>
            </w:rPr>
          </w:rPrChange>
        </w:rPr>
        <w:instrText xml:space="preserve"> SEQ Figure \* ARABIC </w:instrText>
      </w:r>
      <w:r w:rsidRPr="00E17A95">
        <w:rPr>
          <w:rPrChange w:id="719" w:author="jake moses" w:date="2020-12-08T16:38:00Z">
            <w:rPr/>
          </w:rPrChange>
        </w:rPr>
        <w:fldChar w:fldCharType="separate"/>
      </w:r>
      <w:r w:rsidR="003B7099" w:rsidRPr="00E17A95">
        <w:rPr>
          <w:i w:val="0"/>
          <w:iCs w:val="0"/>
          <w:noProof/>
          <w:sz w:val="24"/>
          <w:szCs w:val="24"/>
        </w:rPr>
        <w:t>2</w:t>
      </w:r>
      <w:r w:rsidRPr="00E17A95">
        <w:fldChar w:fldCharType="end"/>
      </w:r>
      <w:r w:rsidRPr="00E17A95">
        <w:rPr>
          <w:i w:val="0"/>
          <w:iCs w:val="0"/>
          <w:sz w:val="24"/>
          <w:szCs w:val="24"/>
        </w:rPr>
        <w:t xml:space="preserve"> </w:t>
      </w:r>
      <w:r w:rsidR="00F50539" w:rsidRPr="00E17A95">
        <w:rPr>
          <w:i w:val="0"/>
          <w:iCs w:val="0"/>
          <w:sz w:val="24"/>
          <w:szCs w:val="24"/>
        </w:rPr>
        <w:t xml:space="preserve">Final </w:t>
      </w:r>
      <w:r w:rsidRPr="00E17A95">
        <w:rPr>
          <w:i w:val="0"/>
          <w:iCs w:val="0"/>
          <w:sz w:val="24"/>
          <w:szCs w:val="24"/>
        </w:rPr>
        <w:t>Gantt Chart</w:t>
      </w:r>
      <w:bookmarkEnd w:id="717"/>
    </w:p>
    <w:p w14:paraId="67953027" w14:textId="7407B136" w:rsidR="00872E4C" w:rsidRPr="00E17A95" w:rsidDel="00461BEE" w:rsidRDefault="00872E4C" w:rsidP="00461BEE">
      <w:pPr>
        <w:ind w:firstLine="720"/>
        <w:rPr>
          <w:del w:id="720" w:author="jake moses" w:date="2020-12-07T18:07:00Z"/>
          <w:rPrChange w:id="721" w:author="jake moses" w:date="2020-12-08T16:38:00Z">
            <w:rPr>
              <w:del w:id="722" w:author="jake moses" w:date="2020-12-07T18:07:00Z"/>
            </w:rPr>
          </w:rPrChange>
        </w:rPr>
      </w:pPr>
    </w:p>
    <w:p w14:paraId="66266AD0" w14:textId="6ADC93B0" w:rsidR="00461BEE" w:rsidRPr="00E17A95" w:rsidRDefault="00461BEE" w:rsidP="00461BEE">
      <w:pPr>
        <w:pStyle w:val="Caption"/>
        <w:jc w:val="center"/>
        <w:rPr>
          <w:ins w:id="723" w:author="jake moses" w:date="2020-12-07T18:07:00Z"/>
          <w:i w:val="0"/>
          <w:iCs w:val="0"/>
          <w:color w:val="auto"/>
          <w:sz w:val="24"/>
          <w:szCs w:val="24"/>
          <w:rPrChange w:id="724" w:author="jake moses" w:date="2020-12-08T16:38:00Z">
            <w:rPr>
              <w:ins w:id="725" w:author="jake moses" w:date="2020-12-07T18:07:00Z"/>
              <w:i w:val="0"/>
              <w:iCs w:val="0"/>
              <w:color w:val="auto"/>
              <w:sz w:val="24"/>
              <w:szCs w:val="24"/>
            </w:rPr>
          </w:rPrChange>
        </w:rPr>
      </w:pPr>
    </w:p>
    <w:p w14:paraId="722AEE5F" w14:textId="77777777" w:rsidR="00461BEE" w:rsidRPr="00E17A95" w:rsidRDefault="00461BEE">
      <w:pPr>
        <w:rPr>
          <w:ins w:id="726" w:author="jake moses" w:date="2020-12-07T18:03:00Z"/>
          <w:rPrChange w:id="727" w:author="jake moses" w:date="2020-12-08T16:38:00Z">
            <w:rPr>
              <w:ins w:id="728" w:author="jake moses" w:date="2020-12-07T18:03:00Z"/>
            </w:rPr>
          </w:rPrChange>
        </w:rPr>
        <w:pPrChange w:id="729" w:author="jake moses" w:date="2020-12-07T18:08:00Z">
          <w:pPr>
            <w:ind w:firstLine="720"/>
          </w:pPr>
        </w:pPrChange>
      </w:pPr>
    </w:p>
    <w:p w14:paraId="2FB6BBF7" w14:textId="04B593F7" w:rsidR="0035539D" w:rsidRPr="00E17A95" w:rsidRDefault="0035539D">
      <w:pPr>
        <w:ind w:firstLine="720"/>
        <w:rPr>
          <w:rPrChange w:id="730" w:author="jake moses" w:date="2020-12-08T16:38:00Z">
            <w:rPr/>
          </w:rPrChange>
        </w:rPr>
        <w:pPrChange w:id="731" w:author="jake moses" w:date="2020-12-07T18:00:00Z">
          <w:pPr/>
        </w:pPrChange>
      </w:pPr>
      <w:r w:rsidRPr="00E17A95">
        <w:rPr>
          <w:rPrChange w:id="732" w:author="jake moses" w:date="2020-12-08T16:38:00Z">
            <w:rPr/>
          </w:rPrChange>
        </w:rPr>
        <w:t xml:space="preserve">At the </w:t>
      </w:r>
      <w:del w:id="733" w:author="jake moses" w:date="2020-12-07T18:00:00Z">
        <w:r w:rsidRPr="00E17A95" w:rsidDel="00461BEE">
          <w:rPr>
            <w:rPrChange w:id="734" w:author="jake moses" w:date="2020-12-08T16:38:00Z">
              <w:rPr/>
            </w:rPrChange>
          </w:rPr>
          <w:delText xml:space="preserve">beginning </w:delText>
        </w:r>
      </w:del>
      <w:ins w:id="735" w:author="jake moses" w:date="2020-12-07T18:00:00Z">
        <w:r w:rsidR="00461BEE" w:rsidRPr="00E17A95">
          <w:rPr>
            <w:rPrChange w:id="736" w:author="jake moses" w:date="2020-12-08T16:38:00Z">
              <w:rPr/>
            </w:rPrChange>
          </w:rPr>
          <w:t xml:space="preserve">onset </w:t>
        </w:r>
      </w:ins>
      <w:r w:rsidRPr="00E17A95">
        <w:rPr>
          <w:rPrChange w:id="737" w:author="jake moses" w:date="2020-12-08T16:38:00Z">
            <w:rPr/>
          </w:rPrChange>
        </w:rPr>
        <w:t>of th</w:t>
      </w:r>
      <w:ins w:id="738" w:author="jake moses" w:date="2020-12-07T18:00:00Z">
        <w:r w:rsidR="00461BEE" w:rsidRPr="00E17A95">
          <w:rPr>
            <w:rPrChange w:id="739" w:author="jake moses" w:date="2020-12-08T16:38:00Z">
              <w:rPr/>
            </w:rPrChange>
          </w:rPr>
          <w:t>is</w:t>
        </w:r>
      </w:ins>
      <w:del w:id="740" w:author="jake moses" w:date="2020-12-07T18:00:00Z">
        <w:r w:rsidRPr="00E17A95" w:rsidDel="00461BEE">
          <w:rPr>
            <w:rPrChange w:id="741" w:author="jake moses" w:date="2020-12-08T16:38:00Z">
              <w:rPr/>
            </w:rPrChange>
          </w:rPr>
          <w:delText>e</w:delText>
        </w:r>
      </w:del>
      <w:r w:rsidRPr="00E17A95">
        <w:rPr>
          <w:rPrChange w:id="742" w:author="jake moses" w:date="2020-12-08T16:38:00Z">
            <w:rPr/>
          </w:rPrChange>
        </w:rPr>
        <w:t xml:space="preserve"> project there were </w:t>
      </w:r>
      <w:del w:id="743" w:author="jake moses" w:date="2020-12-07T18:01:00Z">
        <w:r w:rsidRPr="00E17A95" w:rsidDel="00461BEE">
          <w:rPr>
            <w:rPrChange w:id="744" w:author="jake moses" w:date="2020-12-08T16:38:00Z">
              <w:rPr/>
            </w:rPrChange>
          </w:rPr>
          <w:delText>many different tasks that were completed in parallel: the app development, embedded code development, and the board layout. As our team moved through the project more and more communication was needed to ensure that the app was compatible with the microcontroller.</w:delText>
        </w:r>
      </w:del>
      <w:ins w:id="745" w:author="jake moses" w:date="2020-12-07T18:01:00Z">
        <w:r w:rsidR="00461BEE" w:rsidRPr="00E17A95">
          <w:rPr>
            <w:rPrChange w:id="746" w:author="jake moses" w:date="2020-12-08T16:38:00Z">
              <w:rPr/>
            </w:rPrChange>
          </w:rPr>
          <w:t xml:space="preserve">multiple tasks that were worked on in parallel: the mobile application development, MSP430 embedded code development, and the PCB Multisim/Ultiboard layout/construction. </w:t>
        </w:r>
      </w:ins>
      <w:ins w:id="747" w:author="jake moses" w:date="2020-12-07T18:02:00Z">
        <w:r w:rsidR="00461BEE" w:rsidRPr="00E17A95">
          <w:rPr>
            <w:rPrChange w:id="748" w:author="jake moses" w:date="2020-12-08T16:38:00Z">
              <w:rPr/>
            </w:rPrChange>
          </w:rPr>
          <w:t xml:space="preserve">This allowed each of us to specialize in a specific part of the project— primary and secondary roles are discussed </w:t>
        </w:r>
      </w:ins>
      <w:ins w:id="749" w:author="jake moses" w:date="2020-12-07T18:08:00Z">
        <w:r w:rsidR="00461BEE" w:rsidRPr="00E17A95">
          <w:rPr>
            <w:rPrChange w:id="750" w:author="jake moses" w:date="2020-12-08T16:38:00Z">
              <w:rPr/>
            </w:rPrChange>
          </w:rPr>
          <w:t>below</w:t>
        </w:r>
      </w:ins>
      <w:ins w:id="751" w:author="jake moses" w:date="2020-12-07T18:02:00Z">
        <w:r w:rsidR="00461BEE" w:rsidRPr="00E17A95">
          <w:rPr>
            <w:rPrChange w:id="752" w:author="jake moses" w:date="2020-12-08T16:38:00Z">
              <w:rPr/>
            </w:rPrChange>
          </w:rPr>
          <w:t>— and then later on sequentially test and add each of the rel</w:t>
        </w:r>
      </w:ins>
      <w:ins w:id="753" w:author="jake moses" w:date="2020-12-07T18:03:00Z">
        <w:r w:rsidR="00461BEE" w:rsidRPr="00E17A95">
          <w:rPr>
            <w:rPrChange w:id="754" w:author="jake moses" w:date="2020-12-08T16:38:00Z">
              <w:rPr/>
            </w:rPrChange>
          </w:rPr>
          <w:t>ative components to the project.</w:t>
        </w:r>
      </w:ins>
      <w:ins w:id="755" w:author="jake moses" w:date="2020-12-07T18:02:00Z">
        <w:r w:rsidR="00461BEE" w:rsidRPr="00E17A95">
          <w:rPr>
            <w:rPrChange w:id="756" w:author="jake moses" w:date="2020-12-08T16:38:00Z">
              <w:rPr/>
            </w:rPrChange>
          </w:rPr>
          <w:t xml:space="preserve"> </w:t>
        </w:r>
      </w:ins>
      <w:ins w:id="757" w:author="jake moses" w:date="2020-12-07T18:08:00Z">
        <w:r w:rsidR="00461BEE" w:rsidRPr="00E17A95">
          <w:rPr>
            <w:rPrChange w:id="758" w:author="jake moses" w:date="2020-12-08T16:38:00Z">
              <w:rPr/>
            </w:rPrChange>
          </w:rPr>
          <w:t xml:space="preserve">As can be seen in the Final </w:t>
        </w:r>
      </w:ins>
      <w:ins w:id="759" w:author="jake moses" w:date="2020-12-07T18:09:00Z">
        <w:r w:rsidR="00461BEE" w:rsidRPr="00E17A95">
          <w:rPr>
            <w:rPrChange w:id="760" w:author="jake moses" w:date="2020-12-08T16:38:00Z">
              <w:rPr/>
            </w:rPrChange>
          </w:rPr>
          <w:t xml:space="preserve">Gantt Chart above, the schematic, mobile application, and embedded code were all done in </w:t>
        </w:r>
        <w:r w:rsidR="0032400F" w:rsidRPr="00E17A95">
          <w:rPr>
            <w:rPrChange w:id="761" w:author="jake moses" w:date="2020-12-08T16:38:00Z">
              <w:rPr/>
            </w:rPrChange>
          </w:rPr>
          <w:t xml:space="preserve">parallel </w:t>
        </w:r>
      </w:ins>
      <w:ins w:id="762" w:author="jake moses" w:date="2020-12-07T18:10:00Z">
        <w:r w:rsidR="0032400F" w:rsidRPr="00E17A95">
          <w:rPr>
            <w:rPrChange w:id="763" w:author="jake moses" w:date="2020-12-08T16:38:00Z">
              <w:rPr/>
            </w:rPrChange>
          </w:rPr>
          <w:t xml:space="preserve">in the months of September and October—MSP430 work was delayed due to delay in receiving the Launchpad. </w:t>
        </w:r>
      </w:ins>
      <w:ins w:id="764" w:author="jake moses" w:date="2020-12-07T18:13:00Z">
        <w:r w:rsidR="0032400F" w:rsidRPr="00E17A95">
          <w:rPr>
            <w:rPrChange w:id="765" w:author="jake moses" w:date="2020-12-08T16:38:00Z">
              <w:rPr/>
            </w:rPrChange>
          </w:rPr>
          <w:t>In the month of November (as well as late October), as all of the pieces of the project started to come together, we began performing more tasks sequentiall</w:t>
        </w:r>
      </w:ins>
      <w:ins w:id="766" w:author="jake moses" w:date="2020-12-07T18:16:00Z">
        <w:r w:rsidR="0032400F" w:rsidRPr="00E17A95">
          <w:rPr>
            <w:rPrChange w:id="767" w:author="jake moses" w:date="2020-12-08T16:38:00Z">
              <w:rPr/>
            </w:rPrChange>
          </w:rPr>
          <w:t>y. Especially after the first PCB came in</w:t>
        </w:r>
      </w:ins>
      <w:ins w:id="768" w:author="jake moses" w:date="2020-12-07T18:22:00Z">
        <w:r w:rsidR="00EF02DB" w:rsidRPr="00E17A95">
          <w:rPr>
            <w:rPrChange w:id="769" w:author="jake moses" w:date="2020-12-08T16:38:00Z">
              <w:rPr/>
            </w:rPrChange>
          </w:rPr>
          <w:t xml:space="preserve"> Quincy and </w:t>
        </w:r>
      </w:ins>
      <w:ins w:id="770" w:author="jake moses" w:date="2020-12-07T18:23:00Z">
        <w:r w:rsidR="00EF02DB" w:rsidRPr="00E17A95">
          <w:rPr>
            <w:rPrChange w:id="771" w:author="jake moses" w:date="2020-12-08T16:38:00Z">
              <w:rPr/>
            </w:rPrChange>
          </w:rPr>
          <w:t>Jake</w:t>
        </w:r>
      </w:ins>
      <w:ins w:id="772" w:author="jake moses" w:date="2020-12-07T18:22:00Z">
        <w:r w:rsidR="00EF02DB" w:rsidRPr="00E17A95">
          <w:rPr>
            <w:rPrChange w:id="773" w:author="jake moses" w:date="2020-12-08T16:38:00Z">
              <w:rPr/>
            </w:rPrChange>
          </w:rPr>
          <w:t xml:space="preserve"> had to sequentially go through and test the JTAG, motor, Bluetooth, and Hall Effect Sensor in order to figure out what we needed to do for our second board. </w:t>
        </w:r>
      </w:ins>
      <w:ins w:id="774" w:author="jake moses" w:date="2020-12-07T18:23:00Z">
        <w:r w:rsidR="00EF02DB" w:rsidRPr="00E17A95">
          <w:rPr>
            <w:rPrChange w:id="775" w:author="jake moses" w:date="2020-12-08T16:38:00Z">
              <w:rPr/>
            </w:rPrChange>
          </w:rPr>
          <w:t>At the same time, Jake was working with Jon and Justin on ensuring that the HM-11 Bluetooth Module effectively communicated with their mobile application. Towards the culmination of the project, the entire team came together to serially g</w:t>
        </w:r>
      </w:ins>
      <w:ins w:id="776" w:author="jake moses" w:date="2020-12-07T18:24:00Z">
        <w:r w:rsidR="00EF02DB" w:rsidRPr="00E17A95">
          <w:rPr>
            <w:rPrChange w:id="777" w:author="jake moses" w:date="2020-12-08T16:38:00Z">
              <w:rPr/>
            </w:rPrChange>
          </w:rPr>
          <w:t xml:space="preserve">o through all of the tests on </w:t>
        </w:r>
        <w:r w:rsidR="00EF02DB" w:rsidRPr="00E17A95">
          <w:rPr>
            <w:rPrChange w:id="778" w:author="jake moses" w:date="2020-12-08T16:38:00Z">
              <w:rPr/>
            </w:rPrChange>
          </w:rPr>
          <w:lastRenderedPageBreak/>
          <w:t>the final board (with the new voltage regulator) and then add smaller features to the product to ensure that it was ready for the demo.</w:t>
        </w:r>
      </w:ins>
    </w:p>
    <w:p w14:paraId="14D42A9F" w14:textId="6546C403" w:rsidR="0035539D" w:rsidRPr="00E17A95" w:rsidRDefault="0035539D">
      <w:pPr>
        <w:rPr>
          <w:ins w:id="779" w:author="jake moses" w:date="2020-12-07T18:25:00Z"/>
          <w:rPrChange w:id="780" w:author="jake moses" w:date="2020-12-08T16:38:00Z">
            <w:rPr>
              <w:ins w:id="781" w:author="jake moses" w:date="2020-12-07T18:25:00Z"/>
            </w:rPr>
          </w:rPrChange>
        </w:rPr>
      </w:pPr>
    </w:p>
    <w:p w14:paraId="66DA87D2" w14:textId="1579ACAA" w:rsidR="00EF02DB" w:rsidRPr="00E17A95" w:rsidRDefault="00EF02DB">
      <w:pPr>
        <w:rPr>
          <w:ins w:id="782" w:author="jake moses" w:date="2020-12-07T18:25:00Z"/>
          <w:b/>
          <w:bCs/>
          <w:rPrChange w:id="783" w:author="jake moses" w:date="2020-12-08T16:38:00Z">
            <w:rPr>
              <w:ins w:id="784" w:author="jake moses" w:date="2020-12-07T18:25:00Z"/>
              <w:i/>
              <w:iCs/>
            </w:rPr>
          </w:rPrChange>
        </w:rPr>
      </w:pPr>
      <w:ins w:id="785" w:author="jake moses" w:date="2020-12-07T18:25:00Z">
        <w:r w:rsidRPr="00E17A95">
          <w:rPr>
            <w:b/>
            <w:bCs/>
            <w:rPrChange w:id="786" w:author="jake moses" w:date="2020-12-08T16:38:00Z">
              <w:rPr>
                <w:i/>
                <w:iCs/>
              </w:rPr>
            </w:rPrChange>
          </w:rPr>
          <w:t xml:space="preserve">Who did </w:t>
        </w:r>
      </w:ins>
      <w:ins w:id="787" w:author="jake moses" w:date="2020-12-08T16:02:00Z">
        <w:r w:rsidR="001756DD" w:rsidRPr="00E17A95">
          <w:rPr>
            <w:b/>
            <w:bCs/>
            <w:rPrChange w:id="788" w:author="jake moses" w:date="2020-12-08T16:38:00Z">
              <w:rPr>
                <w:i/>
                <w:iCs/>
              </w:rPr>
            </w:rPrChange>
          </w:rPr>
          <w:t>What</w:t>
        </w:r>
      </w:ins>
    </w:p>
    <w:p w14:paraId="1DDCBA00" w14:textId="6677190D" w:rsidR="00EF02DB" w:rsidRPr="00E17A95" w:rsidRDefault="00EF02DB">
      <w:pPr>
        <w:rPr>
          <w:ins w:id="789" w:author="jake moses" w:date="2020-12-07T18:26:00Z"/>
          <w:b/>
          <w:bCs/>
        </w:rPr>
      </w:pPr>
      <w:ins w:id="790" w:author="jake moses" w:date="2020-12-07T18:25:00Z">
        <w:r w:rsidRPr="00E17A95">
          <w:rPr>
            <w:b/>
            <w:bCs/>
          </w:rPr>
          <w:t>Jake Moses</w:t>
        </w:r>
      </w:ins>
    </w:p>
    <w:p w14:paraId="02090455" w14:textId="22B44B7D" w:rsidR="00EF02DB" w:rsidRPr="00E17A95" w:rsidRDefault="00824908" w:rsidP="00EF02DB">
      <w:pPr>
        <w:pStyle w:val="ListParagraph"/>
        <w:numPr>
          <w:ilvl w:val="0"/>
          <w:numId w:val="4"/>
        </w:numPr>
        <w:rPr>
          <w:ins w:id="791" w:author="jake moses" w:date="2020-12-07T18:28:00Z"/>
          <w:b/>
          <w:bCs/>
          <w:rPrChange w:id="792" w:author="jake moses" w:date="2020-12-08T16:38:00Z">
            <w:rPr>
              <w:ins w:id="793" w:author="jake moses" w:date="2020-12-07T18:28:00Z"/>
            </w:rPr>
          </w:rPrChange>
        </w:rPr>
      </w:pPr>
      <w:ins w:id="794" w:author="jake moses" w:date="2020-12-07T18:33:00Z">
        <w:r w:rsidRPr="00E17A95">
          <w:rPr>
            <w:rPrChange w:id="795" w:author="jake moses" w:date="2020-12-08T16:38:00Z">
              <w:rPr/>
            </w:rPrChange>
          </w:rPr>
          <w:t xml:space="preserve">Primary: </w:t>
        </w:r>
      </w:ins>
      <w:ins w:id="796" w:author="jake moses" w:date="2020-12-07T18:26:00Z">
        <w:r w:rsidR="00EF02DB" w:rsidRPr="00E17A95">
          <w:rPr>
            <w:rPrChange w:id="797" w:author="jake moses" w:date="2020-12-08T16:38:00Z">
              <w:rPr/>
            </w:rPrChange>
          </w:rPr>
          <w:t xml:space="preserve"> JTAG on-board debugging, configuration of the HM-11 Bluetooth module, </w:t>
        </w:r>
      </w:ins>
      <w:ins w:id="798" w:author="jake moses" w:date="2020-12-07T18:27:00Z">
        <w:r w:rsidR="00EF02DB" w:rsidRPr="00E17A95">
          <w:rPr>
            <w:rPrChange w:id="799" w:author="jake moses" w:date="2020-12-08T16:38:00Z">
              <w:rPr/>
            </w:rPrChange>
          </w:rPr>
          <w:t>as well as was responsible for writing all of the embedded code— Motor, Hall Effect Sensor,</w:t>
        </w:r>
      </w:ins>
      <w:ins w:id="800" w:author="jake moses" w:date="2020-12-07T18:28:00Z">
        <w:r w:rsidR="00EF02DB" w:rsidRPr="00E17A95">
          <w:rPr>
            <w:rPrChange w:id="801" w:author="jake moses" w:date="2020-12-08T16:38:00Z">
              <w:rPr/>
            </w:rPrChange>
          </w:rPr>
          <w:t xml:space="preserve"> &amp;</w:t>
        </w:r>
      </w:ins>
      <w:ins w:id="802" w:author="jake moses" w:date="2020-12-07T18:27:00Z">
        <w:r w:rsidR="00EF02DB" w:rsidRPr="00E17A95">
          <w:rPr>
            <w:rPrChange w:id="803" w:author="jake moses" w:date="2020-12-08T16:38:00Z">
              <w:rPr/>
            </w:rPrChange>
          </w:rPr>
          <w:t xml:space="preserve"> Bluetooth</w:t>
        </w:r>
      </w:ins>
      <w:ins w:id="804" w:author="jake moses" w:date="2020-12-07T18:28:00Z">
        <w:r w:rsidR="00EF02DB" w:rsidRPr="00E17A95">
          <w:rPr>
            <w:rPrChange w:id="805" w:author="jake moses" w:date="2020-12-08T16:38:00Z">
              <w:rPr/>
            </w:rPrChange>
          </w:rPr>
          <w:t xml:space="preserve"> — that was put in the MSP430FR2311 chip.</w:t>
        </w:r>
      </w:ins>
    </w:p>
    <w:p w14:paraId="12625DC9" w14:textId="1682E589" w:rsidR="00EF02DB" w:rsidRPr="00E17A95" w:rsidRDefault="00824908">
      <w:pPr>
        <w:pStyle w:val="ListParagraph"/>
        <w:numPr>
          <w:ilvl w:val="0"/>
          <w:numId w:val="4"/>
        </w:numPr>
        <w:rPr>
          <w:ins w:id="806" w:author="jake moses" w:date="2020-12-07T18:25:00Z"/>
          <w:b/>
          <w:bCs/>
          <w:rPrChange w:id="807" w:author="jake moses" w:date="2020-12-08T16:38:00Z">
            <w:rPr>
              <w:ins w:id="808" w:author="jake moses" w:date="2020-12-07T18:25:00Z"/>
            </w:rPr>
          </w:rPrChange>
        </w:rPr>
        <w:pPrChange w:id="809" w:author="jake moses" w:date="2020-12-07T18:26:00Z">
          <w:pPr/>
        </w:pPrChange>
      </w:pPr>
      <w:ins w:id="810" w:author="jake moses" w:date="2020-12-07T18:34:00Z">
        <w:r w:rsidRPr="00E17A95">
          <w:t xml:space="preserve">Secondary: </w:t>
        </w:r>
      </w:ins>
      <w:ins w:id="811" w:author="jake moses" w:date="2020-12-07T18:28:00Z">
        <w:r w:rsidR="00EF02DB" w:rsidRPr="00E17A95">
          <w:t>develop</w:t>
        </w:r>
      </w:ins>
      <w:ins w:id="812" w:author="jake moses" w:date="2020-12-07T18:34:00Z">
        <w:r w:rsidRPr="00E17A95">
          <w:t xml:space="preserve">ment </w:t>
        </w:r>
      </w:ins>
      <w:ins w:id="813" w:author="jake moses" w:date="2020-12-08T16:02:00Z">
        <w:r w:rsidR="001756DD" w:rsidRPr="00E17A95">
          <w:t>of the</w:t>
        </w:r>
      </w:ins>
      <w:ins w:id="814" w:author="jake moses" w:date="2020-12-07T18:28:00Z">
        <w:r w:rsidR="00EF02DB" w:rsidRPr="00E17A95">
          <w:t xml:space="preserve"> Ultiboard footprints for different PCB compon</w:t>
        </w:r>
      </w:ins>
      <w:ins w:id="815" w:author="jake moses" w:date="2020-12-07T18:29:00Z">
        <w:r w:rsidR="00EF02DB" w:rsidRPr="00E17A95">
          <w:t>ents</w:t>
        </w:r>
      </w:ins>
      <w:ins w:id="816" w:author="jake moses" w:date="2020-12-07T18:32:00Z">
        <w:r w:rsidRPr="00E17A95">
          <w:rPr>
            <w:rPrChange w:id="817" w:author="jake moses" w:date="2020-12-08T16:38:00Z">
              <w:rPr/>
            </w:rPrChange>
          </w:rPr>
          <w:t>— independently worked on JTAG header and</w:t>
        </w:r>
      </w:ins>
      <w:ins w:id="818" w:author="jake moses" w:date="2020-12-07T18:33:00Z">
        <w:r w:rsidRPr="00E17A95">
          <w:rPr>
            <w:rPrChange w:id="819" w:author="jake moses" w:date="2020-12-08T16:38:00Z">
              <w:rPr/>
            </w:rPrChange>
          </w:rPr>
          <w:t xml:space="preserve"> B</w:t>
        </w:r>
      </w:ins>
      <w:ins w:id="820" w:author="jake moses" w:date="2020-12-07T18:32:00Z">
        <w:r w:rsidRPr="00E17A95">
          <w:rPr>
            <w:rPrChange w:id="821" w:author="jake moses" w:date="2020-12-08T16:38:00Z">
              <w:rPr/>
            </w:rPrChange>
          </w:rPr>
          <w:t>luetooth header footprints—</w:t>
        </w:r>
      </w:ins>
      <w:ins w:id="822" w:author="jake moses" w:date="2020-12-07T18:29:00Z">
        <w:r w:rsidR="00EF02DB" w:rsidRPr="00E17A95">
          <w:rPr>
            <w:rPrChange w:id="823" w:author="jake moses" w:date="2020-12-08T16:38:00Z">
              <w:rPr/>
            </w:rPrChange>
          </w:rPr>
          <w:t xml:space="preserve"> as well as </w:t>
        </w:r>
      </w:ins>
      <w:ins w:id="824" w:author="jake moses" w:date="2020-12-07T18:34:00Z">
        <w:r w:rsidRPr="00E17A95">
          <w:rPr>
            <w:rPrChange w:id="825" w:author="jake moses" w:date="2020-12-08T16:38:00Z">
              <w:rPr/>
            </w:rPrChange>
          </w:rPr>
          <w:t>other hardware debugging &amp; construction.</w:t>
        </w:r>
      </w:ins>
    </w:p>
    <w:p w14:paraId="4F320FEF" w14:textId="6D38B026" w:rsidR="00EF02DB" w:rsidRPr="00E17A95" w:rsidRDefault="00EF02DB">
      <w:pPr>
        <w:rPr>
          <w:ins w:id="826" w:author="jake moses" w:date="2020-12-07T18:25:00Z"/>
          <w:b/>
          <w:bCs/>
        </w:rPr>
      </w:pPr>
      <w:ins w:id="827" w:author="jake moses" w:date="2020-12-07T18:25:00Z">
        <w:r w:rsidRPr="00E17A95">
          <w:rPr>
            <w:b/>
            <w:bCs/>
          </w:rPr>
          <w:t>Quincy Mendelson</w:t>
        </w:r>
      </w:ins>
    </w:p>
    <w:p w14:paraId="287CBA4C" w14:textId="2C8C0791" w:rsidR="00EF02DB" w:rsidRPr="00E17A95" w:rsidRDefault="00EF02DB">
      <w:pPr>
        <w:rPr>
          <w:ins w:id="828" w:author="jake moses" w:date="2020-12-07T18:26:00Z"/>
          <w:b/>
          <w:bCs/>
          <w:rPrChange w:id="829" w:author="jake moses" w:date="2020-12-08T16:38:00Z">
            <w:rPr>
              <w:ins w:id="830" w:author="jake moses" w:date="2020-12-07T18:26:00Z"/>
              <w:b/>
              <w:bCs/>
            </w:rPr>
          </w:rPrChange>
        </w:rPr>
      </w:pPr>
      <w:ins w:id="831" w:author="jake moses" w:date="2020-12-07T18:25:00Z">
        <w:r w:rsidRPr="00E17A95">
          <w:rPr>
            <w:b/>
            <w:bCs/>
            <w:rPrChange w:id="832" w:author="jake moses" w:date="2020-12-08T16:38:00Z">
              <w:rPr>
                <w:b/>
                <w:bCs/>
              </w:rPr>
            </w:rPrChange>
          </w:rPr>
          <w:t>Jon Burkher</w:t>
        </w:r>
      </w:ins>
    </w:p>
    <w:p w14:paraId="130AFF13" w14:textId="2A966395" w:rsidR="00EF02DB" w:rsidRPr="00E17A95" w:rsidRDefault="00EF02DB">
      <w:pPr>
        <w:rPr>
          <w:b/>
          <w:bCs/>
          <w:rPrChange w:id="833" w:author="jake moses" w:date="2020-12-08T16:38:00Z">
            <w:rPr/>
          </w:rPrChange>
        </w:rPr>
      </w:pPr>
      <w:ins w:id="834" w:author="jake moses" w:date="2020-12-07T18:26:00Z">
        <w:r w:rsidRPr="00E17A95">
          <w:rPr>
            <w:b/>
            <w:bCs/>
            <w:rPrChange w:id="835" w:author="jake moses" w:date="2020-12-08T16:38:00Z">
              <w:rPr>
                <w:b/>
                <w:bCs/>
              </w:rPr>
            </w:rPrChange>
          </w:rPr>
          <w:t>Justin Galante</w:t>
        </w:r>
      </w:ins>
    </w:p>
    <w:p w14:paraId="25D1C992" w14:textId="124F7D9D" w:rsidR="00294D87" w:rsidRPr="00E17A95" w:rsidDel="00EF02DB" w:rsidRDefault="00EF02DB">
      <w:pPr>
        <w:rPr>
          <w:del w:id="836" w:author="jake moses" w:date="2020-12-07T18:29:00Z"/>
          <w:rPrChange w:id="837" w:author="jake moses" w:date="2020-12-08T16:38:00Z">
            <w:rPr>
              <w:del w:id="838" w:author="jake moses" w:date="2020-12-07T18:29:00Z"/>
            </w:rPr>
          </w:rPrChange>
        </w:rPr>
      </w:pPr>
      <w:del w:id="839" w:author="jake moses" w:date="2020-12-07T18:29:00Z">
        <w:r w:rsidRPr="00E17A95" w:rsidDel="00EF02DB">
          <w:delText>This section should include the Gantt c</w:delText>
        </w:r>
        <w:r w:rsidRPr="00E17A95" w:rsidDel="00EF02DB">
          <w:rPr>
            <w:rPrChange w:id="840" w:author="jake moses" w:date="2020-12-08T16:38:00Z">
              <w:rPr/>
            </w:rPrChange>
          </w:rPr>
          <w:delText>hart from your proposal as well as a final chart (showing the differences). You should explain the following and how your time lines changed throughout the course of the semester.</w:delText>
        </w:r>
      </w:del>
    </w:p>
    <w:p w14:paraId="7C2E9C49" w14:textId="03AC0E74" w:rsidR="00294D87" w:rsidRPr="00E17A95" w:rsidDel="00EF02DB" w:rsidRDefault="00EF02DB">
      <w:pPr>
        <w:numPr>
          <w:ilvl w:val="0"/>
          <w:numId w:val="3"/>
        </w:numPr>
        <w:pBdr>
          <w:top w:val="nil"/>
          <w:left w:val="nil"/>
          <w:bottom w:val="nil"/>
          <w:right w:val="nil"/>
          <w:between w:val="nil"/>
        </w:pBdr>
        <w:spacing w:after="0"/>
        <w:rPr>
          <w:del w:id="841" w:author="jake moses" w:date="2020-12-07T18:29:00Z"/>
          <w:rPrChange w:id="842" w:author="jake moses" w:date="2020-12-08T16:38:00Z">
            <w:rPr>
              <w:del w:id="843" w:author="jake moses" w:date="2020-12-07T18:29:00Z"/>
            </w:rPr>
          </w:rPrChange>
        </w:rPr>
      </w:pPr>
      <w:del w:id="844" w:author="jake moses" w:date="2020-12-07T18:29:00Z">
        <w:r w:rsidRPr="00E17A95" w:rsidDel="00EF02DB">
          <w:rPr>
            <w:color w:val="000000"/>
            <w:rPrChange w:id="845" w:author="jake moses" w:date="2020-12-08T16:38:00Z">
              <w:rPr>
                <w:color w:val="000000"/>
              </w:rPr>
            </w:rPrChange>
          </w:rPr>
          <w:delText>Gantt Chart – tool from collab</w:delText>
        </w:r>
      </w:del>
    </w:p>
    <w:p w14:paraId="232E89D8" w14:textId="468EBEB8" w:rsidR="00294D87" w:rsidRPr="00E17A95" w:rsidDel="00EF02DB" w:rsidRDefault="00EF02DB">
      <w:pPr>
        <w:numPr>
          <w:ilvl w:val="0"/>
          <w:numId w:val="3"/>
        </w:numPr>
        <w:pBdr>
          <w:top w:val="nil"/>
          <w:left w:val="nil"/>
          <w:bottom w:val="nil"/>
          <w:right w:val="nil"/>
          <w:between w:val="nil"/>
        </w:pBdr>
        <w:spacing w:after="0"/>
        <w:rPr>
          <w:del w:id="846" w:author="jake moses" w:date="2020-12-07T18:29:00Z"/>
          <w:rPrChange w:id="847" w:author="jake moses" w:date="2020-12-08T16:38:00Z">
            <w:rPr>
              <w:del w:id="848" w:author="jake moses" w:date="2020-12-07T18:29:00Z"/>
            </w:rPr>
          </w:rPrChange>
        </w:rPr>
      </w:pPr>
      <w:del w:id="849" w:author="jake moses" w:date="2020-12-07T18:29:00Z">
        <w:r w:rsidRPr="00E17A95" w:rsidDel="00EF02DB">
          <w:rPr>
            <w:color w:val="000000"/>
            <w:rPrChange w:id="850" w:author="jake moses" w:date="2020-12-08T16:38:00Z">
              <w:rPr>
                <w:color w:val="000000"/>
              </w:rPr>
            </w:rPrChange>
          </w:rPr>
          <w:delText>Serial tasks</w:delText>
        </w:r>
      </w:del>
    </w:p>
    <w:p w14:paraId="4B6AD78B" w14:textId="007FD48C" w:rsidR="00294D87" w:rsidRPr="00E17A95" w:rsidDel="00EF02DB" w:rsidRDefault="00EF02DB">
      <w:pPr>
        <w:numPr>
          <w:ilvl w:val="0"/>
          <w:numId w:val="3"/>
        </w:numPr>
        <w:pBdr>
          <w:top w:val="nil"/>
          <w:left w:val="nil"/>
          <w:bottom w:val="nil"/>
          <w:right w:val="nil"/>
          <w:between w:val="nil"/>
        </w:pBdr>
        <w:spacing w:after="0"/>
        <w:rPr>
          <w:del w:id="851" w:author="jake moses" w:date="2020-12-07T18:29:00Z"/>
          <w:rPrChange w:id="852" w:author="jake moses" w:date="2020-12-08T16:38:00Z">
            <w:rPr>
              <w:del w:id="853" w:author="jake moses" w:date="2020-12-07T18:29:00Z"/>
            </w:rPr>
          </w:rPrChange>
        </w:rPr>
      </w:pPr>
      <w:del w:id="854" w:author="jake moses" w:date="2020-12-07T18:29:00Z">
        <w:r w:rsidRPr="00E17A95" w:rsidDel="00EF02DB">
          <w:rPr>
            <w:color w:val="000000"/>
            <w:rPrChange w:id="855" w:author="jake moses" w:date="2020-12-08T16:38:00Z">
              <w:rPr>
                <w:color w:val="000000"/>
              </w:rPr>
            </w:rPrChange>
          </w:rPr>
          <w:delText>Parallel tasks</w:delText>
        </w:r>
      </w:del>
    </w:p>
    <w:p w14:paraId="5CDBD28D" w14:textId="65F45FF3" w:rsidR="00294D87" w:rsidRPr="00E17A95" w:rsidDel="00EF02DB" w:rsidRDefault="00EF02DB">
      <w:pPr>
        <w:numPr>
          <w:ilvl w:val="0"/>
          <w:numId w:val="3"/>
        </w:numPr>
        <w:pBdr>
          <w:top w:val="nil"/>
          <w:left w:val="nil"/>
          <w:bottom w:val="nil"/>
          <w:right w:val="nil"/>
          <w:between w:val="nil"/>
        </w:pBdr>
        <w:spacing w:after="0"/>
        <w:rPr>
          <w:del w:id="856" w:author="jake moses" w:date="2020-12-07T18:29:00Z"/>
          <w:rPrChange w:id="857" w:author="jake moses" w:date="2020-12-08T16:38:00Z">
            <w:rPr>
              <w:del w:id="858" w:author="jake moses" w:date="2020-12-07T18:29:00Z"/>
            </w:rPr>
          </w:rPrChange>
        </w:rPr>
      </w:pPr>
      <w:del w:id="859" w:author="jake moses" w:date="2020-12-07T18:29:00Z">
        <w:r w:rsidRPr="00E17A95" w:rsidDel="00EF02DB">
          <w:rPr>
            <w:color w:val="000000"/>
            <w:rPrChange w:id="860" w:author="jake moses" w:date="2020-12-08T16:38:00Z">
              <w:rPr>
                <w:color w:val="000000"/>
              </w:rPr>
            </w:rPrChange>
          </w:rPr>
          <w:delText xml:space="preserve">Who does what </w:delText>
        </w:r>
      </w:del>
    </w:p>
    <w:p w14:paraId="78294A01" w14:textId="24E831DF" w:rsidR="00294D87" w:rsidRPr="00E17A95" w:rsidDel="00EF02DB" w:rsidRDefault="00EF02DB">
      <w:pPr>
        <w:numPr>
          <w:ilvl w:val="1"/>
          <w:numId w:val="3"/>
        </w:numPr>
        <w:pBdr>
          <w:top w:val="nil"/>
          <w:left w:val="nil"/>
          <w:bottom w:val="nil"/>
          <w:right w:val="nil"/>
          <w:between w:val="nil"/>
        </w:pBdr>
        <w:spacing w:after="0"/>
        <w:rPr>
          <w:del w:id="861" w:author="jake moses" w:date="2020-12-07T18:29:00Z"/>
          <w:rPrChange w:id="862" w:author="jake moses" w:date="2020-12-08T16:38:00Z">
            <w:rPr>
              <w:del w:id="863" w:author="jake moses" w:date="2020-12-07T18:29:00Z"/>
            </w:rPr>
          </w:rPrChange>
        </w:rPr>
      </w:pPr>
      <w:del w:id="864" w:author="jake moses" w:date="2020-12-07T18:29:00Z">
        <w:r w:rsidRPr="00E17A95" w:rsidDel="00EF02DB">
          <w:rPr>
            <w:color w:val="000000"/>
            <w:rPrChange w:id="865" w:author="jake moses" w:date="2020-12-08T16:38:00Z">
              <w:rPr>
                <w:color w:val="000000"/>
              </w:rPr>
            </w:rPrChange>
          </w:rPr>
          <w:delText>Primary</w:delText>
        </w:r>
      </w:del>
    </w:p>
    <w:p w14:paraId="6308FFF2" w14:textId="4E2DEE44" w:rsidR="00294D87" w:rsidRPr="00E17A95" w:rsidDel="00EF02DB" w:rsidRDefault="00EF02DB">
      <w:pPr>
        <w:numPr>
          <w:ilvl w:val="1"/>
          <w:numId w:val="3"/>
        </w:numPr>
        <w:pBdr>
          <w:top w:val="nil"/>
          <w:left w:val="nil"/>
          <w:bottom w:val="nil"/>
          <w:right w:val="nil"/>
          <w:between w:val="nil"/>
        </w:pBdr>
        <w:spacing w:after="0"/>
        <w:rPr>
          <w:del w:id="866" w:author="jake moses" w:date="2020-12-07T18:29:00Z"/>
          <w:rPrChange w:id="867" w:author="jake moses" w:date="2020-12-08T16:38:00Z">
            <w:rPr>
              <w:del w:id="868" w:author="jake moses" w:date="2020-12-07T18:29:00Z"/>
            </w:rPr>
          </w:rPrChange>
        </w:rPr>
      </w:pPr>
      <w:del w:id="869" w:author="jake moses" w:date="2020-12-07T18:29:00Z">
        <w:r w:rsidRPr="00E17A95" w:rsidDel="00EF02DB">
          <w:rPr>
            <w:color w:val="000000"/>
            <w:rPrChange w:id="870" w:author="jake moses" w:date="2020-12-08T16:38:00Z">
              <w:rPr>
                <w:color w:val="000000"/>
              </w:rPr>
            </w:rPrChange>
          </w:rPr>
          <w:delText>Secondary</w:delText>
        </w:r>
      </w:del>
    </w:p>
    <w:p w14:paraId="6B4FE338" w14:textId="38B13DF7" w:rsidR="00294D87" w:rsidRPr="00E17A95" w:rsidDel="00EF02DB" w:rsidRDefault="00EF02DB">
      <w:pPr>
        <w:numPr>
          <w:ilvl w:val="0"/>
          <w:numId w:val="3"/>
        </w:numPr>
        <w:pBdr>
          <w:top w:val="nil"/>
          <w:left w:val="nil"/>
          <w:bottom w:val="nil"/>
          <w:right w:val="nil"/>
          <w:between w:val="nil"/>
        </w:pBdr>
        <w:rPr>
          <w:del w:id="871" w:author="jake moses" w:date="2020-12-07T18:29:00Z"/>
          <w:rPrChange w:id="872" w:author="jake moses" w:date="2020-12-08T16:38:00Z">
            <w:rPr>
              <w:del w:id="873" w:author="jake moses" w:date="2020-12-07T18:29:00Z"/>
            </w:rPr>
          </w:rPrChange>
        </w:rPr>
      </w:pPr>
      <w:del w:id="874" w:author="jake moses" w:date="2020-12-07T18:29:00Z">
        <w:r w:rsidRPr="00E17A95" w:rsidDel="00EF02DB">
          <w:rPr>
            <w:color w:val="000000"/>
            <w:rPrChange w:id="875" w:author="jake moses" w:date="2020-12-08T16:38:00Z">
              <w:rPr>
                <w:color w:val="000000"/>
              </w:rPr>
            </w:rPrChange>
          </w:rPr>
          <w:delText>Cognizant of dates discussed on the first day of class</w:delText>
        </w:r>
      </w:del>
    </w:p>
    <w:p w14:paraId="72CCC24B" w14:textId="77777777" w:rsidR="00294D87" w:rsidRPr="00E17A95" w:rsidRDefault="00EF02DB">
      <w:pPr>
        <w:pStyle w:val="Heading2"/>
        <w:rPr>
          <w:rPrChange w:id="876" w:author="jake moses" w:date="2020-12-08T16:38:00Z">
            <w:rPr/>
          </w:rPrChange>
        </w:rPr>
      </w:pPr>
      <w:bookmarkStart w:id="877" w:name="_Toc58337931"/>
      <w:r w:rsidRPr="00E17A95">
        <w:rPr>
          <w:rPrChange w:id="878" w:author="jake moses" w:date="2020-12-08T16:38:00Z">
            <w:rPr/>
          </w:rPrChange>
        </w:rPr>
        <w:t>Test Plan</w:t>
      </w:r>
      <w:bookmarkEnd w:id="877"/>
    </w:p>
    <w:p w14:paraId="3446A744" w14:textId="00B00634" w:rsidR="00294D87" w:rsidRPr="00E17A95" w:rsidRDefault="00EF02DB">
      <w:pPr>
        <w:rPr>
          <w:ins w:id="879" w:author="jake moses" w:date="2020-12-08T16:20:00Z"/>
          <w:rPrChange w:id="880" w:author="jake moses" w:date="2020-12-08T16:38:00Z">
            <w:rPr>
              <w:ins w:id="881" w:author="jake moses" w:date="2020-12-08T16:20:00Z"/>
            </w:rPr>
          </w:rPrChange>
        </w:rPr>
      </w:pPr>
      <w:r w:rsidRPr="00E17A95">
        <w:rPr>
          <w:rPrChange w:id="882" w:author="jake moses" w:date="2020-12-08T16:38:00Z">
            <w:rPr/>
          </w:rPrChange>
        </w:rPr>
        <w:t>You should show the test plan from your proposal and explain how you followed this plan or how you modified it. You should explain each of your testing procedures, and how you divided your system into testable sub modules. If testing caused a partial redesign of your device, you should explain how you arrived at that conclusion and how it influenced your redesign.</w:t>
      </w:r>
    </w:p>
    <w:p w14:paraId="5CB6772D" w14:textId="774E0E2C" w:rsidR="003B7099" w:rsidRPr="00E17A95" w:rsidRDefault="003B7099">
      <w:pPr>
        <w:rPr>
          <w:ins w:id="883" w:author="jake moses" w:date="2020-12-08T16:21:00Z"/>
          <w:b/>
          <w:bCs/>
        </w:rPr>
      </w:pPr>
      <w:ins w:id="884" w:author="jake moses" w:date="2020-12-08T16:20:00Z">
        <w:r w:rsidRPr="00E17A95">
          <w:rPr>
            <w:b/>
            <w:bCs/>
            <w:rPrChange w:id="885" w:author="jake moses" w:date="2020-12-08T16:38:00Z">
              <w:rPr>
                <w:i/>
                <w:iCs/>
              </w:rPr>
            </w:rPrChange>
          </w:rPr>
          <w:t>Bluetooth Test Plan</w:t>
        </w:r>
      </w:ins>
    </w:p>
    <w:p w14:paraId="08829CE2" w14:textId="322F95EF" w:rsidR="003B7099" w:rsidRPr="00E17A95" w:rsidRDefault="003B7099">
      <w:pPr>
        <w:rPr>
          <w:ins w:id="886" w:author="jake moses" w:date="2020-12-08T16:21:00Z"/>
          <w:rPrChange w:id="887" w:author="jake moses" w:date="2020-12-08T16:38:00Z">
            <w:rPr>
              <w:ins w:id="888" w:author="jake moses" w:date="2020-12-08T16:21:00Z"/>
            </w:rPr>
          </w:rPrChange>
        </w:rPr>
      </w:pPr>
      <w:ins w:id="889" w:author="jake moses" w:date="2020-12-08T16:21:00Z">
        <w:r w:rsidRPr="00E17A95">
          <w:t>The original test plan (from our proposal) is shown below:</w:t>
        </w:r>
      </w:ins>
    </w:p>
    <w:p w14:paraId="34288C7D" w14:textId="77777777" w:rsidR="003B7099" w:rsidRPr="00E17A95" w:rsidRDefault="003B7099" w:rsidP="003B7099">
      <w:pPr>
        <w:keepNext/>
        <w:spacing w:after="0" w:line="240" w:lineRule="auto"/>
        <w:jc w:val="center"/>
        <w:rPr>
          <w:ins w:id="890" w:author="jake moses" w:date="2020-12-08T16:23:00Z"/>
        </w:rPr>
        <w:pPrChange w:id="891" w:author="jake moses" w:date="2020-12-08T16:24:00Z">
          <w:pPr>
            <w:spacing w:after="0" w:line="240" w:lineRule="auto"/>
          </w:pPr>
        </w:pPrChange>
      </w:pPr>
      <w:ins w:id="892" w:author="jake moses" w:date="2020-12-08T16:23:00Z">
        <w:r w:rsidRPr="00E17A95">
          <w:rPr>
            <w:color w:val="000000"/>
            <w:bdr w:val="none" w:sz="0" w:space="0" w:color="auto" w:frame="1"/>
          </w:rPr>
          <w:lastRenderedPageBreak/>
          <w:fldChar w:fldCharType="begin"/>
        </w:r>
        <w:r w:rsidRPr="00E17A95">
          <w:rPr>
            <w:color w:val="000000"/>
            <w:bdr w:val="none" w:sz="0" w:space="0" w:color="auto" w:frame="1"/>
            <w:rPrChange w:id="893" w:author="jake moses" w:date="2020-12-08T16:38:00Z">
              <w:rPr>
                <w:color w:val="000000"/>
                <w:bdr w:val="none" w:sz="0" w:space="0" w:color="auto" w:frame="1"/>
              </w:rPr>
            </w:rPrChange>
          </w:rPr>
          <w:instrText xml:space="preserve"> INCLUDEPICTURE "https://lh4.googleusercontent.com/Wfx6WwE6REPC3sqo7bOdplDDuawkdIq68FlS8MrsNFMgwVSaAJZfJLYYhszwsu_fnZq6NFc1YGakuftocFw3ypciSkQ4TzRmPcicMIonnJ9RLRRabNh4_XWsq18DfQMrJR5T5Bzf" \* MERGEFORMATINET </w:instrText>
        </w:r>
        <w:r w:rsidRPr="00E17A95">
          <w:rPr>
            <w:color w:val="000000"/>
            <w:bdr w:val="none" w:sz="0" w:space="0" w:color="auto" w:frame="1"/>
            <w:rPrChange w:id="894" w:author="jake moses" w:date="2020-12-08T16:38:00Z">
              <w:rPr>
                <w:color w:val="000000"/>
                <w:bdr w:val="none" w:sz="0" w:space="0" w:color="auto" w:frame="1"/>
              </w:rPr>
            </w:rPrChange>
          </w:rPr>
          <w:fldChar w:fldCharType="separate"/>
        </w:r>
        <w:r w:rsidRPr="00E17A95">
          <w:rPr>
            <w:noProof/>
            <w:color w:val="000000"/>
            <w:bdr w:val="none" w:sz="0" w:space="0" w:color="auto" w:frame="1"/>
          </w:rPr>
          <w:drawing>
            <wp:inline distT="0" distB="0" distL="0" distR="0" wp14:anchorId="62D865B3" wp14:editId="5DD5C6B6">
              <wp:extent cx="4898946" cy="720090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0580" cy="7203302"/>
                      </a:xfrm>
                      <a:prstGeom prst="rect">
                        <a:avLst/>
                      </a:prstGeom>
                      <a:noFill/>
                      <a:ln>
                        <a:noFill/>
                      </a:ln>
                    </pic:spPr>
                  </pic:pic>
                </a:graphicData>
              </a:graphic>
            </wp:inline>
          </w:drawing>
        </w:r>
        <w:r w:rsidRPr="00E17A95">
          <w:rPr>
            <w:color w:val="000000"/>
            <w:bdr w:val="none" w:sz="0" w:space="0" w:color="auto" w:frame="1"/>
            <w:rPrChange w:id="895" w:author="jake moses" w:date="2020-12-08T16:38:00Z">
              <w:rPr>
                <w:color w:val="000000"/>
                <w:bdr w:val="none" w:sz="0" w:space="0" w:color="auto" w:frame="1"/>
              </w:rPr>
            </w:rPrChange>
          </w:rPr>
          <w:fldChar w:fldCharType="end"/>
        </w:r>
      </w:ins>
    </w:p>
    <w:p w14:paraId="22C279F7" w14:textId="558DA09F" w:rsidR="003B7099" w:rsidRPr="00E17A95" w:rsidRDefault="003B7099" w:rsidP="003B7099">
      <w:pPr>
        <w:pStyle w:val="Caption"/>
        <w:jc w:val="center"/>
        <w:rPr>
          <w:ins w:id="896" w:author="jake moses" w:date="2020-12-08T16:23:00Z"/>
          <w:i w:val="0"/>
          <w:iCs w:val="0"/>
          <w:sz w:val="24"/>
          <w:szCs w:val="24"/>
          <w:rPrChange w:id="897" w:author="jake moses" w:date="2020-12-08T16:38:00Z">
            <w:rPr>
              <w:ins w:id="898" w:author="jake moses" w:date="2020-12-08T16:23:00Z"/>
            </w:rPr>
          </w:rPrChange>
        </w:rPr>
        <w:pPrChange w:id="899" w:author="jake moses" w:date="2020-12-08T16:23:00Z">
          <w:pPr>
            <w:spacing w:after="0" w:line="240" w:lineRule="auto"/>
          </w:pPr>
        </w:pPrChange>
      </w:pPr>
      <w:bookmarkStart w:id="900" w:name="_Toc58337998"/>
      <w:ins w:id="901" w:author="jake moses" w:date="2020-12-08T16:23:00Z">
        <w:r w:rsidRPr="00E17A95">
          <w:rPr>
            <w:i w:val="0"/>
            <w:iCs w:val="0"/>
            <w:sz w:val="24"/>
            <w:szCs w:val="24"/>
            <w:rPrChange w:id="902" w:author="jake moses" w:date="2020-12-08T16:38:00Z">
              <w:rPr/>
            </w:rPrChange>
          </w:rPr>
          <w:t xml:space="preserve">Figure </w:t>
        </w:r>
        <w:r w:rsidRPr="00E17A95">
          <w:rPr>
            <w:i w:val="0"/>
            <w:iCs w:val="0"/>
            <w:sz w:val="24"/>
            <w:szCs w:val="24"/>
            <w:rPrChange w:id="903" w:author="jake moses" w:date="2020-12-08T16:38:00Z">
              <w:rPr/>
            </w:rPrChange>
          </w:rPr>
          <w:fldChar w:fldCharType="begin"/>
        </w:r>
        <w:r w:rsidRPr="00E17A95">
          <w:rPr>
            <w:i w:val="0"/>
            <w:iCs w:val="0"/>
            <w:sz w:val="24"/>
            <w:szCs w:val="24"/>
            <w:rPrChange w:id="904" w:author="jake moses" w:date="2020-12-08T16:38:00Z">
              <w:rPr/>
            </w:rPrChange>
          </w:rPr>
          <w:instrText xml:space="preserve"> SEQ Figure \* ARABIC </w:instrText>
        </w:r>
      </w:ins>
      <w:r w:rsidRPr="00E17A95">
        <w:rPr>
          <w:i w:val="0"/>
          <w:iCs w:val="0"/>
          <w:sz w:val="24"/>
          <w:szCs w:val="24"/>
          <w:rPrChange w:id="905" w:author="jake moses" w:date="2020-12-08T16:38:00Z">
            <w:rPr/>
          </w:rPrChange>
        </w:rPr>
        <w:fldChar w:fldCharType="separate"/>
      </w:r>
      <w:ins w:id="906" w:author="jake moses" w:date="2020-12-08T16:24:00Z">
        <w:r w:rsidRPr="00E17A95">
          <w:rPr>
            <w:i w:val="0"/>
            <w:iCs w:val="0"/>
            <w:noProof/>
            <w:sz w:val="24"/>
            <w:szCs w:val="24"/>
            <w:rPrChange w:id="907" w:author="jake moses" w:date="2020-12-08T16:38:00Z">
              <w:rPr>
                <w:i/>
                <w:iCs/>
                <w:noProof/>
              </w:rPr>
            </w:rPrChange>
          </w:rPr>
          <w:t>3</w:t>
        </w:r>
      </w:ins>
      <w:ins w:id="908" w:author="jake moses" w:date="2020-12-08T16:23:00Z">
        <w:r w:rsidRPr="00E17A95">
          <w:rPr>
            <w:i w:val="0"/>
            <w:iCs w:val="0"/>
            <w:sz w:val="24"/>
            <w:szCs w:val="24"/>
            <w:rPrChange w:id="909" w:author="jake moses" w:date="2020-12-08T16:38:00Z">
              <w:rPr/>
            </w:rPrChange>
          </w:rPr>
          <w:fldChar w:fldCharType="end"/>
        </w:r>
        <w:r w:rsidRPr="00E17A95">
          <w:rPr>
            <w:i w:val="0"/>
            <w:iCs w:val="0"/>
            <w:sz w:val="24"/>
            <w:szCs w:val="24"/>
            <w:rPrChange w:id="910" w:author="jake moses" w:date="2020-12-08T16:38:00Z">
              <w:rPr/>
            </w:rPrChange>
          </w:rPr>
          <w:t xml:space="preserve"> Bluetooth Test Plan</w:t>
        </w:r>
        <w:bookmarkEnd w:id="900"/>
      </w:ins>
    </w:p>
    <w:p w14:paraId="6697AF1D" w14:textId="77777777" w:rsidR="003B7099" w:rsidRPr="00E17A95" w:rsidRDefault="003B7099">
      <w:pPr>
        <w:rPr>
          <w:ins w:id="911" w:author="jake moses" w:date="2020-12-08T16:20:00Z"/>
          <w:rPrChange w:id="912" w:author="jake moses" w:date="2020-12-08T16:38:00Z">
            <w:rPr>
              <w:ins w:id="913" w:author="jake moses" w:date="2020-12-08T16:20:00Z"/>
              <w:i/>
              <w:iCs/>
            </w:rPr>
          </w:rPrChange>
        </w:rPr>
      </w:pPr>
    </w:p>
    <w:p w14:paraId="40F336A4" w14:textId="4D83F730" w:rsidR="003B7099" w:rsidRPr="00E17A95" w:rsidRDefault="003B7099">
      <w:pPr>
        <w:rPr>
          <w:ins w:id="914" w:author="jake moses" w:date="2020-12-08T16:21:00Z"/>
          <w:b/>
          <w:bCs/>
        </w:rPr>
      </w:pPr>
    </w:p>
    <w:p w14:paraId="5AAEBC76" w14:textId="2F08F204" w:rsidR="003B7099" w:rsidRPr="00E17A95" w:rsidRDefault="003B7099">
      <w:pPr>
        <w:rPr>
          <w:ins w:id="915" w:author="jake moses" w:date="2020-12-08T16:24:00Z"/>
          <w:b/>
          <w:bCs/>
        </w:rPr>
      </w:pPr>
      <w:ins w:id="916" w:author="jake moses" w:date="2020-12-08T16:21:00Z">
        <w:r w:rsidRPr="00E17A95">
          <w:rPr>
            <w:b/>
            <w:bCs/>
          </w:rPr>
          <w:lastRenderedPageBreak/>
          <w:t>Mobile App Test Plan</w:t>
        </w:r>
      </w:ins>
    </w:p>
    <w:p w14:paraId="52317D9C" w14:textId="77777777" w:rsidR="003B7099" w:rsidRPr="00E17A95" w:rsidRDefault="003B7099" w:rsidP="003B7099">
      <w:pPr>
        <w:keepNext/>
        <w:spacing w:after="0" w:line="240" w:lineRule="auto"/>
        <w:jc w:val="center"/>
        <w:rPr>
          <w:ins w:id="917" w:author="jake moses" w:date="2020-12-08T16:24:00Z"/>
        </w:rPr>
        <w:pPrChange w:id="918" w:author="jake moses" w:date="2020-12-08T16:25:00Z">
          <w:pPr>
            <w:spacing w:after="0" w:line="240" w:lineRule="auto"/>
          </w:pPr>
        </w:pPrChange>
      </w:pPr>
      <w:ins w:id="919" w:author="jake moses" w:date="2020-12-08T16:24:00Z">
        <w:r w:rsidRPr="00E17A95">
          <w:rPr>
            <w:color w:val="000000"/>
            <w:bdr w:val="none" w:sz="0" w:space="0" w:color="auto" w:frame="1"/>
          </w:rPr>
          <w:fldChar w:fldCharType="begin"/>
        </w:r>
        <w:r w:rsidRPr="00E17A95">
          <w:rPr>
            <w:color w:val="000000"/>
            <w:bdr w:val="none" w:sz="0" w:space="0" w:color="auto" w:frame="1"/>
            <w:rPrChange w:id="920" w:author="jake moses" w:date="2020-12-08T16:38:00Z">
              <w:rPr>
                <w:color w:val="000000"/>
                <w:bdr w:val="none" w:sz="0" w:space="0" w:color="auto" w:frame="1"/>
              </w:rPr>
            </w:rPrChange>
          </w:rPr>
          <w:instrText xml:space="preserve"> INCLUDEPICTURE "https://lh5.googleusercontent.com/D0YDbIqh2efC8uh3AKy_LDbKoDVRVDjzeYaPbsM_pYCNXLoGP8cmIdw64xzvpw3ufKdYeLbyumuv2qguNlOCvdKRpE40Eve0jqkYbpKA0NTjoOh7ipcZQnrBO1eYIcHw9mAbDktR" \* MERGEFORMATINET </w:instrText>
        </w:r>
        <w:r w:rsidRPr="00E17A95">
          <w:rPr>
            <w:color w:val="000000"/>
            <w:bdr w:val="none" w:sz="0" w:space="0" w:color="auto" w:frame="1"/>
            <w:rPrChange w:id="921" w:author="jake moses" w:date="2020-12-08T16:38:00Z">
              <w:rPr>
                <w:color w:val="000000"/>
                <w:bdr w:val="none" w:sz="0" w:space="0" w:color="auto" w:frame="1"/>
              </w:rPr>
            </w:rPrChange>
          </w:rPr>
          <w:fldChar w:fldCharType="separate"/>
        </w:r>
        <w:r w:rsidRPr="00E17A95">
          <w:rPr>
            <w:noProof/>
            <w:color w:val="000000"/>
            <w:bdr w:val="none" w:sz="0" w:space="0" w:color="auto" w:frame="1"/>
          </w:rPr>
          <w:drawing>
            <wp:inline distT="0" distB="0" distL="0" distR="0" wp14:anchorId="5A6E2373" wp14:editId="22A32FD6">
              <wp:extent cx="4769176" cy="765810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210" cy="7659760"/>
                      </a:xfrm>
                      <a:prstGeom prst="rect">
                        <a:avLst/>
                      </a:prstGeom>
                      <a:noFill/>
                      <a:ln>
                        <a:noFill/>
                      </a:ln>
                    </pic:spPr>
                  </pic:pic>
                </a:graphicData>
              </a:graphic>
            </wp:inline>
          </w:drawing>
        </w:r>
        <w:r w:rsidRPr="00E17A95">
          <w:rPr>
            <w:color w:val="000000"/>
            <w:bdr w:val="none" w:sz="0" w:space="0" w:color="auto" w:frame="1"/>
            <w:rPrChange w:id="922" w:author="jake moses" w:date="2020-12-08T16:38:00Z">
              <w:rPr>
                <w:color w:val="000000"/>
                <w:bdr w:val="none" w:sz="0" w:space="0" w:color="auto" w:frame="1"/>
              </w:rPr>
            </w:rPrChange>
          </w:rPr>
          <w:fldChar w:fldCharType="end"/>
        </w:r>
      </w:ins>
    </w:p>
    <w:p w14:paraId="4E52E917" w14:textId="4D25AA52" w:rsidR="003B7099" w:rsidRPr="00E17A95" w:rsidRDefault="003B7099" w:rsidP="003B7099">
      <w:pPr>
        <w:pStyle w:val="Caption"/>
        <w:jc w:val="center"/>
        <w:rPr>
          <w:ins w:id="923" w:author="jake moses" w:date="2020-12-08T16:24:00Z"/>
          <w:i w:val="0"/>
          <w:iCs w:val="0"/>
          <w:sz w:val="24"/>
          <w:szCs w:val="24"/>
          <w:rPrChange w:id="924" w:author="jake moses" w:date="2020-12-08T16:38:00Z">
            <w:rPr>
              <w:ins w:id="925" w:author="jake moses" w:date="2020-12-08T16:24:00Z"/>
            </w:rPr>
          </w:rPrChange>
        </w:rPr>
        <w:pPrChange w:id="926" w:author="jake moses" w:date="2020-12-08T16:24:00Z">
          <w:pPr>
            <w:spacing w:after="0" w:line="240" w:lineRule="auto"/>
          </w:pPr>
        </w:pPrChange>
      </w:pPr>
      <w:bookmarkStart w:id="927" w:name="_Toc58337999"/>
      <w:ins w:id="928" w:author="jake moses" w:date="2020-12-08T16:24:00Z">
        <w:r w:rsidRPr="00E17A95">
          <w:rPr>
            <w:i w:val="0"/>
            <w:iCs w:val="0"/>
            <w:sz w:val="24"/>
            <w:szCs w:val="24"/>
            <w:rPrChange w:id="929" w:author="jake moses" w:date="2020-12-08T16:38:00Z">
              <w:rPr/>
            </w:rPrChange>
          </w:rPr>
          <w:t xml:space="preserve">Figure </w:t>
        </w:r>
        <w:r w:rsidRPr="00E17A95">
          <w:rPr>
            <w:i w:val="0"/>
            <w:iCs w:val="0"/>
            <w:sz w:val="24"/>
            <w:szCs w:val="24"/>
            <w:rPrChange w:id="930" w:author="jake moses" w:date="2020-12-08T16:38:00Z">
              <w:rPr/>
            </w:rPrChange>
          </w:rPr>
          <w:fldChar w:fldCharType="begin"/>
        </w:r>
        <w:r w:rsidRPr="00E17A95">
          <w:rPr>
            <w:i w:val="0"/>
            <w:iCs w:val="0"/>
            <w:sz w:val="24"/>
            <w:szCs w:val="24"/>
            <w:rPrChange w:id="931" w:author="jake moses" w:date="2020-12-08T16:38:00Z">
              <w:rPr/>
            </w:rPrChange>
          </w:rPr>
          <w:instrText xml:space="preserve"> SEQ Figure \* ARABIC </w:instrText>
        </w:r>
      </w:ins>
      <w:r w:rsidRPr="00E17A95">
        <w:rPr>
          <w:i w:val="0"/>
          <w:iCs w:val="0"/>
          <w:sz w:val="24"/>
          <w:szCs w:val="24"/>
          <w:rPrChange w:id="932" w:author="jake moses" w:date="2020-12-08T16:38:00Z">
            <w:rPr/>
          </w:rPrChange>
        </w:rPr>
        <w:fldChar w:fldCharType="separate"/>
      </w:r>
      <w:ins w:id="933" w:author="jake moses" w:date="2020-12-08T16:24:00Z">
        <w:r w:rsidRPr="00E17A95">
          <w:rPr>
            <w:i w:val="0"/>
            <w:iCs w:val="0"/>
            <w:noProof/>
            <w:sz w:val="24"/>
            <w:szCs w:val="24"/>
            <w:rPrChange w:id="934" w:author="jake moses" w:date="2020-12-08T16:38:00Z">
              <w:rPr>
                <w:noProof/>
              </w:rPr>
            </w:rPrChange>
          </w:rPr>
          <w:t>4</w:t>
        </w:r>
        <w:r w:rsidRPr="00E17A95">
          <w:rPr>
            <w:i w:val="0"/>
            <w:iCs w:val="0"/>
            <w:sz w:val="24"/>
            <w:szCs w:val="24"/>
            <w:rPrChange w:id="935" w:author="jake moses" w:date="2020-12-08T16:38:00Z">
              <w:rPr/>
            </w:rPrChange>
          </w:rPr>
          <w:fldChar w:fldCharType="end"/>
        </w:r>
        <w:r w:rsidRPr="00E17A95">
          <w:rPr>
            <w:i w:val="0"/>
            <w:iCs w:val="0"/>
            <w:sz w:val="24"/>
            <w:szCs w:val="24"/>
            <w:rPrChange w:id="936" w:author="jake moses" w:date="2020-12-08T16:38:00Z">
              <w:rPr/>
            </w:rPrChange>
          </w:rPr>
          <w:t xml:space="preserve"> Mobile Application Test Plan</w:t>
        </w:r>
        <w:bookmarkEnd w:id="927"/>
      </w:ins>
    </w:p>
    <w:p w14:paraId="500C992A" w14:textId="77777777" w:rsidR="003B7099" w:rsidRPr="00E17A95" w:rsidRDefault="003B7099">
      <w:pPr>
        <w:rPr>
          <w:ins w:id="937" w:author="jake moses" w:date="2020-12-08T16:21:00Z"/>
          <w:b/>
          <w:bCs/>
        </w:rPr>
      </w:pPr>
    </w:p>
    <w:p w14:paraId="58700178" w14:textId="5BF52B2A" w:rsidR="003B7099" w:rsidRPr="00E17A95" w:rsidRDefault="003B7099">
      <w:pPr>
        <w:rPr>
          <w:ins w:id="938" w:author="jake moses" w:date="2020-12-08T16:21:00Z"/>
          <w:b/>
          <w:bCs/>
          <w:rPrChange w:id="939" w:author="jake moses" w:date="2020-12-08T16:38:00Z">
            <w:rPr>
              <w:ins w:id="940" w:author="jake moses" w:date="2020-12-08T16:21:00Z"/>
              <w:b/>
              <w:bCs/>
            </w:rPr>
          </w:rPrChange>
        </w:rPr>
      </w:pPr>
    </w:p>
    <w:p w14:paraId="6785CA8A" w14:textId="1E2E7DDB" w:rsidR="003B7099" w:rsidRPr="00E17A95" w:rsidRDefault="003B7099">
      <w:pPr>
        <w:rPr>
          <w:ins w:id="941" w:author="jake moses" w:date="2020-12-08T16:21:00Z"/>
          <w:b/>
          <w:bCs/>
          <w:rPrChange w:id="942" w:author="jake moses" w:date="2020-12-08T16:38:00Z">
            <w:rPr>
              <w:ins w:id="943" w:author="jake moses" w:date="2020-12-08T16:21:00Z"/>
              <w:b/>
              <w:bCs/>
            </w:rPr>
          </w:rPrChange>
        </w:rPr>
      </w:pPr>
      <w:ins w:id="944" w:author="jake moses" w:date="2020-12-08T16:21:00Z">
        <w:r w:rsidRPr="00E17A95">
          <w:rPr>
            <w:b/>
            <w:bCs/>
            <w:rPrChange w:id="945" w:author="jake moses" w:date="2020-12-08T16:38:00Z">
              <w:rPr>
                <w:b/>
                <w:bCs/>
              </w:rPr>
            </w:rPrChange>
          </w:rPr>
          <w:t>Motor Test Plan</w:t>
        </w:r>
      </w:ins>
    </w:p>
    <w:p w14:paraId="789EF5F9" w14:textId="054F533D" w:rsidR="003B7099" w:rsidRPr="00E17A95" w:rsidRDefault="003B7099">
      <w:pPr>
        <w:rPr>
          <w:ins w:id="946" w:author="jake moses" w:date="2020-12-08T16:21:00Z"/>
          <w:b/>
          <w:bCs/>
          <w:rPrChange w:id="947" w:author="jake moses" w:date="2020-12-08T16:38:00Z">
            <w:rPr>
              <w:ins w:id="948" w:author="jake moses" w:date="2020-12-08T16:21:00Z"/>
              <w:b/>
              <w:bCs/>
            </w:rPr>
          </w:rPrChange>
        </w:rPr>
      </w:pPr>
    </w:p>
    <w:p w14:paraId="4F38EF5A" w14:textId="542DE26A" w:rsidR="003B7099" w:rsidRPr="00E17A95" w:rsidRDefault="003B7099">
      <w:pPr>
        <w:rPr>
          <w:ins w:id="949" w:author="jake moses" w:date="2020-12-08T16:21:00Z"/>
          <w:b/>
          <w:bCs/>
          <w:rPrChange w:id="950" w:author="jake moses" w:date="2020-12-08T16:38:00Z">
            <w:rPr>
              <w:ins w:id="951" w:author="jake moses" w:date="2020-12-08T16:21:00Z"/>
              <w:b/>
              <w:bCs/>
            </w:rPr>
          </w:rPrChange>
        </w:rPr>
      </w:pPr>
      <w:ins w:id="952" w:author="jake moses" w:date="2020-12-08T16:21:00Z">
        <w:r w:rsidRPr="00E17A95">
          <w:rPr>
            <w:b/>
            <w:bCs/>
            <w:rPrChange w:id="953" w:author="jake moses" w:date="2020-12-08T16:38:00Z">
              <w:rPr>
                <w:b/>
                <w:bCs/>
              </w:rPr>
            </w:rPrChange>
          </w:rPr>
          <w:t>Hall Effect Sensor Test Plan</w:t>
        </w:r>
      </w:ins>
    </w:p>
    <w:p w14:paraId="7F53D239" w14:textId="4DB4CD1E" w:rsidR="003B7099" w:rsidRPr="00E17A95" w:rsidRDefault="003B7099">
      <w:pPr>
        <w:rPr>
          <w:ins w:id="954" w:author="jake moses" w:date="2020-12-08T16:21:00Z"/>
          <w:b/>
          <w:bCs/>
          <w:rPrChange w:id="955" w:author="jake moses" w:date="2020-12-08T16:38:00Z">
            <w:rPr>
              <w:ins w:id="956" w:author="jake moses" w:date="2020-12-08T16:21:00Z"/>
              <w:b/>
              <w:bCs/>
            </w:rPr>
          </w:rPrChange>
        </w:rPr>
      </w:pPr>
    </w:p>
    <w:p w14:paraId="2C2DCDD8" w14:textId="402BBBCD" w:rsidR="003B7099" w:rsidRPr="00E17A95" w:rsidRDefault="003B7099">
      <w:pPr>
        <w:rPr>
          <w:ins w:id="957" w:author="jake moses" w:date="2020-12-08T16:20:00Z"/>
          <w:b/>
          <w:bCs/>
          <w:rPrChange w:id="958" w:author="jake moses" w:date="2020-12-08T16:38:00Z">
            <w:rPr>
              <w:ins w:id="959" w:author="jake moses" w:date="2020-12-08T16:20:00Z"/>
              <w:i/>
              <w:iCs/>
            </w:rPr>
          </w:rPrChange>
        </w:rPr>
      </w:pPr>
      <w:ins w:id="960" w:author="jake moses" w:date="2020-12-08T16:21:00Z">
        <w:r w:rsidRPr="00E17A95">
          <w:rPr>
            <w:b/>
            <w:bCs/>
            <w:rPrChange w:id="961" w:author="jake moses" w:date="2020-12-08T16:38:00Z">
              <w:rPr>
                <w:b/>
                <w:bCs/>
              </w:rPr>
            </w:rPrChange>
          </w:rPr>
          <w:t>Integration</w:t>
        </w:r>
      </w:ins>
      <w:ins w:id="962" w:author="jake moses" w:date="2020-12-08T16:25:00Z">
        <w:r w:rsidRPr="00E17A95">
          <w:rPr>
            <w:b/>
            <w:bCs/>
            <w:rPrChange w:id="963" w:author="jake moses" w:date="2020-12-08T16:38:00Z">
              <w:rPr>
                <w:b/>
                <w:bCs/>
              </w:rPr>
            </w:rPrChange>
          </w:rPr>
          <w:t>/Overall</w:t>
        </w:r>
      </w:ins>
      <w:ins w:id="964" w:author="jake moses" w:date="2020-12-08T16:21:00Z">
        <w:r w:rsidRPr="00E17A95">
          <w:rPr>
            <w:b/>
            <w:bCs/>
            <w:rPrChange w:id="965" w:author="jake moses" w:date="2020-12-08T16:38:00Z">
              <w:rPr>
                <w:b/>
                <w:bCs/>
              </w:rPr>
            </w:rPrChange>
          </w:rPr>
          <w:t xml:space="preserve"> Test</w:t>
        </w:r>
      </w:ins>
      <w:ins w:id="966" w:author="jake moses" w:date="2020-12-08T16:25:00Z">
        <w:r w:rsidRPr="00E17A95">
          <w:rPr>
            <w:b/>
            <w:bCs/>
            <w:rPrChange w:id="967" w:author="jake moses" w:date="2020-12-08T16:38:00Z">
              <w:rPr>
                <w:b/>
                <w:bCs/>
              </w:rPr>
            </w:rPrChange>
          </w:rPr>
          <w:t>ing</w:t>
        </w:r>
      </w:ins>
    </w:p>
    <w:p w14:paraId="6583F497" w14:textId="124B3780" w:rsidR="003B7099" w:rsidRPr="00E17A95" w:rsidRDefault="003B7099">
      <w:pPr>
        <w:rPr>
          <w:ins w:id="968" w:author="jake moses" w:date="2020-12-08T16:20:00Z"/>
          <w:rPrChange w:id="969" w:author="jake moses" w:date="2020-12-08T16:38:00Z">
            <w:rPr>
              <w:ins w:id="970" w:author="jake moses" w:date="2020-12-08T16:20:00Z"/>
              <w:i/>
              <w:iCs/>
            </w:rPr>
          </w:rPrChange>
        </w:rPr>
      </w:pPr>
    </w:p>
    <w:p w14:paraId="6A9CD987" w14:textId="77777777" w:rsidR="003B7099" w:rsidRPr="00E17A95" w:rsidRDefault="003B7099">
      <w:pPr>
        <w:rPr>
          <w:i/>
          <w:iCs/>
          <w:rPrChange w:id="971" w:author="jake moses" w:date="2020-12-08T16:38:00Z">
            <w:rPr/>
          </w:rPrChange>
        </w:rPr>
      </w:pPr>
    </w:p>
    <w:p w14:paraId="158BA476" w14:textId="77777777" w:rsidR="00294D87" w:rsidRPr="00E17A95" w:rsidRDefault="00294D87"/>
    <w:p w14:paraId="293104A8" w14:textId="77777777" w:rsidR="00294D87" w:rsidRPr="00E17A95" w:rsidRDefault="00294D87"/>
    <w:p w14:paraId="588C66F0" w14:textId="77777777" w:rsidR="00294D87" w:rsidRPr="00E17A95" w:rsidRDefault="00EF02DB">
      <w:pPr>
        <w:pStyle w:val="Heading2"/>
        <w:rPr>
          <w:rPrChange w:id="972" w:author="jake moses" w:date="2020-12-08T16:38:00Z">
            <w:rPr/>
          </w:rPrChange>
        </w:rPr>
      </w:pPr>
      <w:bookmarkStart w:id="973" w:name="_Toc58337932"/>
      <w:r w:rsidRPr="00E17A95">
        <w:rPr>
          <w:rPrChange w:id="974" w:author="jake moses" w:date="2020-12-08T16:38:00Z">
            <w:rPr/>
          </w:rPrChange>
        </w:rPr>
        <w:t>Final Results</w:t>
      </w:r>
      <w:bookmarkEnd w:id="973"/>
    </w:p>
    <w:p w14:paraId="1D55F116" w14:textId="77777777" w:rsidR="00294D87" w:rsidRPr="00E17A95" w:rsidRDefault="00EF02DB">
      <w:pPr>
        <w:rPr>
          <w:rPrChange w:id="975" w:author="jake moses" w:date="2020-12-08T16:38:00Z">
            <w:rPr/>
          </w:rPrChange>
        </w:rPr>
      </w:pPr>
      <w:r w:rsidRPr="00E17A95">
        <w:rPr>
          <w:rPrChange w:id="976" w:author="jake moses" w:date="2020-12-08T16:38:00Z">
            <w:rPr/>
          </w:rPrChange>
        </w:rPr>
        <w:t>In this section you should explain the functionality of your final device in detail. You should honestly assess and explain which of the success criteria defined in your proposal you met and which you did not.</w:t>
      </w:r>
    </w:p>
    <w:p w14:paraId="050EA20D" w14:textId="77777777" w:rsidR="00294D87" w:rsidRPr="00E17A95" w:rsidRDefault="00EF02DB">
      <w:pPr>
        <w:pStyle w:val="Heading2"/>
        <w:rPr>
          <w:rPrChange w:id="977" w:author="jake moses" w:date="2020-12-08T16:38:00Z">
            <w:rPr/>
          </w:rPrChange>
        </w:rPr>
      </w:pPr>
      <w:bookmarkStart w:id="978" w:name="_Toc58337933"/>
      <w:r w:rsidRPr="00E17A95">
        <w:rPr>
          <w:rPrChange w:id="979" w:author="jake moses" w:date="2020-12-08T16:38:00Z">
            <w:rPr/>
          </w:rPrChange>
        </w:rPr>
        <w:t>Costs</w:t>
      </w:r>
      <w:bookmarkEnd w:id="978"/>
    </w:p>
    <w:p w14:paraId="1D6B8406" w14:textId="784EE9CD" w:rsidR="00294D87" w:rsidRPr="00E17A95" w:rsidRDefault="00EF02DB">
      <w:pPr>
        <w:rPr>
          <w:rPrChange w:id="980" w:author="jake moses" w:date="2020-12-08T16:38:00Z">
            <w:rPr/>
          </w:rPrChange>
        </w:rPr>
      </w:pPr>
      <w:r w:rsidRPr="00E17A95">
        <w:rPr>
          <w:rPrChange w:id="981" w:author="jake moses" w:date="2020-12-08T16:38:00Z">
            <w:rPr/>
          </w:rPrChange>
        </w:rPr>
        <w:t xml:space="preserve">In this section, you should outline your costs, with a detailed spreadsheet in your appendix. You should also consider how costs would change if you were to manufacture in </w:t>
      </w:r>
      <w:del w:id="982" w:author="jake moses" w:date="2020-12-08T16:02:00Z">
        <w:r w:rsidRPr="00E17A95" w:rsidDel="001756DD">
          <w:rPr>
            <w:rPrChange w:id="983" w:author="jake moses" w:date="2020-12-08T16:38:00Z">
              <w:rPr/>
            </w:rPrChange>
          </w:rPr>
          <w:delText>10000 unit</w:delText>
        </w:r>
      </w:del>
      <w:ins w:id="984" w:author="jake moses" w:date="2020-12-08T16:02:00Z">
        <w:r w:rsidR="001756DD" w:rsidRPr="00E17A95">
          <w:rPr>
            <w:rPrChange w:id="985" w:author="jake moses" w:date="2020-12-08T16:38:00Z">
              <w:rPr/>
            </w:rPrChange>
          </w:rPr>
          <w:t>10000-unit</w:t>
        </w:r>
      </w:ins>
      <w:r w:rsidRPr="00E17A95">
        <w:rPr>
          <w:rPrChange w:id="986" w:author="jake moses" w:date="2020-12-08T16:38:00Z">
            <w:rPr/>
          </w:rPrChange>
        </w:rPr>
        <w:t xml:space="preserve"> quantities, </w:t>
      </w:r>
      <w:del w:id="987" w:author="jake moses" w:date="2020-12-08T16:02:00Z">
        <w:r w:rsidRPr="00E17A95" w:rsidDel="001756DD">
          <w:rPr>
            <w:rPrChange w:id="988" w:author="jake moses" w:date="2020-12-08T16:38:00Z">
              <w:rPr/>
            </w:rPrChange>
          </w:rPr>
          <w:delText>i.e.</w:delText>
        </w:r>
      </w:del>
      <w:ins w:id="989" w:author="jake moses" w:date="2020-12-08T16:02:00Z">
        <w:r w:rsidR="001756DD" w:rsidRPr="00E17A95">
          <w:rPr>
            <w:rPrChange w:id="990" w:author="jake moses" w:date="2020-12-08T16:38:00Z">
              <w:rPr/>
            </w:rPrChange>
          </w:rPr>
          <w:t>i.e.,</w:t>
        </w:r>
      </w:ins>
      <w:r w:rsidRPr="00E17A95">
        <w:rPr>
          <w:rPrChange w:id="991" w:author="jake moses" w:date="2020-12-08T16:38:00Z">
            <w:rPr/>
          </w:rPrChange>
        </w:rPr>
        <w:t xml:space="preserve"> look at Digikey to get estimates of costs in large quantities, and consider if automated equipment could be used to assemble your device and how that might influence costs.</w:t>
      </w:r>
    </w:p>
    <w:p w14:paraId="40B48F9B" w14:textId="77777777" w:rsidR="00294D87" w:rsidRPr="00E17A95" w:rsidRDefault="00EF02DB">
      <w:pPr>
        <w:pStyle w:val="Heading2"/>
        <w:rPr>
          <w:rPrChange w:id="992" w:author="jake moses" w:date="2020-12-08T16:38:00Z">
            <w:rPr/>
          </w:rPrChange>
        </w:rPr>
      </w:pPr>
      <w:bookmarkStart w:id="993" w:name="_Toc58337934"/>
      <w:r w:rsidRPr="00E17A95">
        <w:rPr>
          <w:rPrChange w:id="994" w:author="jake moses" w:date="2020-12-08T16:38:00Z">
            <w:rPr/>
          </w:rPrChange>
        </w:rPr>
        <w:t>Future Work</w:t>
      </w:r>
      <w:bookmarkEnd w:id="993"/>
    </w:p>
    <w:p w14:paraId="69F5F457" w14:textId="058F1064" w:rsidR="00294D87" w:rsidRPr="00E17A95" w:rsidRDefault="00EF02DB">
      <w:pPr>
        <w:rPr>
          <w:rPrChange w:id="995" w:author="jake moses" w:date="2020-12-08T16:38:00Z">
            <w:rPr/>
          </w:rPrChange>
        </w:rPr>
      </w:pPr>
      <w:r w:rsidRPr="00E17A95">
        <w:rPr>
          <w:rPrChange w:id="996" w:author="jake moses" w:date="2020-12-08T16:38:00Z">
            <w:rPr/>
          </w:rPrChange>
        </w:rPr>
        <w:t xml:space="preserve">In this section you should offer suggestions as to how the project might be improved or expanded upon if a future group of students wished to create a new project based upon yours. You should consider difficulties that were not foreseen at the </w:t>
      </w:r>
      <w:del w:id="997" w:author="jake moses" w:date="2020-12-08T16:02:00Z">
        <w:r w:rsidRPr="00E17A95" w:rsidDel="001756DD">
          <w:rPr>
            <w:rPrChange w:id="998" w:author="jake moses" w:date="2020-12-08T16:38:00Z">
              <w:rPr/>
            </w:rPrChange>
          </w:rPr>
          <w:delText>beginning, and</w:delText>
        </w:r>
      </w:del>
      <w:ins w:id="999" w:author="jake moses" w:date="2020-12-08T16:02:00Z">
        <w:r w:rsidR="001756DD" w:rsidRPr="00E17A95">
          <w:rPr>
            <w:rPrChange w:id="1000" w:author="jake moses" w:date="2020-12-08T16:38:00Z">
              <w:rPr/>
            </w:rPrChange>
          </w:rPr>
          <w:t>beginning and</w:t>
        </w:r>
      </w:ins>
      <w:r w:rsidRPr="00E17A95">
        <w:rPr>
          <w:rPrChange w:id="1001" w:author="jake moses" w:date="2020-12-08T16:38:00Z">
            <w:rPr/>
          </w:rPrChange>
        </w:rPr>
        <w:t xml:space="preserve"> offer advice on pitfalls to watch for.</w:t>
      </w:r>
    </w:p>
    <w:customXmlInsRangeStart w:id="1002" w:author="jake moses" w:date="2020-12-07T18:36:00Z"/>
    <w:bookmarkStart w:id="1003" w:name="_Toc58337935" w:displacedByCustomXml="next"/>
    <w:sdt>
      <w:sdtPr>
        <w:rPr>
          <w:rFonts w:ascii="Times New Roman" w:eastAsia="Times New Roman" w:hAnsi="Times New Roman" w:cs="Times New Roman"/>
          <w:b w:val="0"/>
          <w:color w:val="auto"/>
          <w:sz w:val="24"/>
          <w:szCs w:val="24"/>
        </w:rPr>
        <w:id w:val="855228371"/>
        <w:docPartObj>
          <w:docPartGallery w:val="Bibliographies"/>
          <w:docPartUnique/>
        </w:docPartObj>
      </w:sdtPr>
      <w:sdtEndPr>
        <w:rPr>
          <w:color w:val="000000"/>
        </w:rPr>
      </w:sdtEndPr>
      <w:sdtContent>
        <w:customXmlInsRangeEnd w:id="1002"/>
        <w:p w14:paraId="5F40958F" w14:textId="10E53872" w:rsidR="00F52757" w:rsidRPr="00E17A95" w:rsidRDefault="00F52757">
          <w:pPr>
            <w:pStyle w:val="Heading1"/>
            <w:rPr>
              <w:ins w:id="1004" w:author="jake moses" w:date="2020-12-07T18:36:00Z"/>
              <w:rFonts w:ascii="Times New Roman" w:hAnsi="Times New Roman" w:cs="Times New Roman"/>
              <w:rPrChange w:id="1005" w:author="jake moses" w:date="2020-12-08T16:38:00Z">
                <w:rPr>
                  <w:ins w:id="1006" w:author="jake moses" w:date="2020-12-07T18:36:00Z"/>
                </w:rPr>
              </w:rPrChange>
            </w:rPr>
          </w:pPr>
          <w:ins w:id="1007" w:author="jake moses" w:date="2020-12-07T18:36:00Z">
            <w:r w:rsidRPr="00E17A95">
              <w:rPr>
                <w:rFonts w:ascii="Times New Roman" w:hAnsi="Times New Roman" w:cs="Times New Roman"/>
                <w:rPrChange w:id="1008" w:author="jake moses" w:date="2020-12-08T16:38:00Z">
                  <w:rPr/>
                </w:rPrChange>
              </w:rPr>
              <w:t>References</w:t>
            </w:r>
            <w:bookmarkEnd w:id="1003"/>
          </w:ins>
        </w:p>
        <w:p w14:paraId="4D129B27" w14:textId="7F125414" w:rsidR="00F52757" w:rsidRPr="00E17A95" w:rsidRDefault="00F52757" w:rsidP="00F52757">
          <w:pPr>
            <w:spacing w:after="0" w:line="240" w:lineRule="auto"/>
            <w:rPr>
              <w:ins w:id="1009" w:author="jake moses" w:date="2020-12-07T18:37:00Z"/>
              <w:rPrChange w:id="1010" w:author="jake moses" w:date="2020-12-08T16:38:00Z">
                <w:rPr>
                  <w:ins w:id="1011" w:author="jake moses" w:date="2020-12-07T18:37:00Z"/>
                </w:rPr>
              </w:rPrChange>
            </w:rPr>
          </w:pPr>
          <w:ins w:id="1012" w:author="jake moses" w:date="2020-12-07T18:37:00Z">
            <w:r w:rsidRPr="00E17A95">
              <w:rPr>
                <w:color w:val="000000"/>
                <w:sz w:val="22"/>
                <w:szCs w:val="22"/>
              </w:rPr>
              <w:t xml:space="preserve">[1] </w:t>
            </w:r>
            <w:r w:rsidRPr="00E17A95">
              <w:rPr>
                <w:color w:val="000000"/>
                <w:sz w:val="22"/>
                <w:szCs w:val="22"/>
                <w:shd w:val="clear" w:color="auto" w:fill="FFFFFF"/>
              </w:rPr>
              <w:t xml:space="preserve">Pullen, J., 2020. </w:t>
            </w:r>
            <w:r w:rsidRPr="00E17A95">
              <w:rPr>
                <w:i/>
                <w:iCs/>
                <w:color w:val="000000"/>
                <w:sz w:val="22"/>
                <w:szCs w:val="22"/>
                <w:shd w:val="clear" w:color="auto" w:fill="FFFFFF"/>
                <w:rPrChange w:id="1013" w:author="jake moses" w:date="2020-12-08T16:38:00Z">
                  <w:rPr>
                    <w:i/>
                    <w:iCs/>
                    <w:color w:val="000000"/>
                    <w:sz w:val="22"/>
                    <w:szCs w:val="22"/>
                    <w:shd w:val="clear" w:color="auto" w:fill="FFFFFF"/>
                  </w:rPr>
                </w:rPrChange>
              </w:rPr>
              <w:t xml:space="preserve">5 Technologies Changing </w:t>
            </w:r>
          </w:ins>
          <w:ins w:id="1014" w:author="jake moses" w:date="2020-12-08T16:02:00Z">
            <w:r w:rsidR="001756DD" w:rsidRPr="00E17A95">
              <w:rPr>
                <w:i/>
                <w:iCs/>
                <w:color w:val="000000"/>
                <w:sz w:val="22"/>
                <w:szCs w:val="22"/>
                <w:shd w:val="clear" w:color="auto" w:fill="FFFFFF"/>
                <w:rPrChange w:id="1015" w:author="jake moses" w:date="2020-12-08T16:38:00Z">
                  <w:rPr>
                    <w:i/>
                    <w:iCs/>
                    <w:color w:val="000000"/>
                    <w:sz w:val="22"/>
                    <w:szCs w:val="22"/>
                    <w:shd w:val="clear" w:color="auto" w:fill="FFFFFF"/>
                  </w:rPr>
                </w:rPrChange>
              </w:rPr>
              <w:t>the</w:t>
            </w:r>
          </w:ins>
          <w:ins w:id="1016" w:author="jake moses" w:date="2020-12-07T18:37:00Z">
            <w:r w:rsidRPr="00E17A95">
              <w:rPr>
                <w:i/>
                <w:iCs/>
                <w:color w:val="000000"/>
                <w:sz w:val="22"/>
                <w:szCs w:val="22"/>
                <w:shd w:val="clear" w:color="auto" w:fill="FFFFFF"/>
                <w:rPrChange w:id="1017" w:author="jake moses" w:date="2020-12-08T16:38:00Z">
                  <w:rPr>
                    <w:i/>
                    <w:iCs/>
                    <w:color w:val="000000"/>
                    <w:sz w:val="22"/>
                    <w:szCs w:val="22"/>
                    <w:shd w:val="clear" w:color="auto" w:fill="FFFFFF"/>
                  </w:rPr>
                </w:rPrChange>
              </w:rPr>
              <w:t xml:space="preserve"> Restaurant Industry</w:t>
            </w:r>
            <w:r w:rsidRPr="00E17A95">
              <w:rPr>
                <w:color w:val="000000"/>
                <w:sz w:val="22"/>
                <w:szCs w:val="22"/>
                <w:shd w:val="clear" w:color="auto" w:fill="FFFFFF"/>
                <w:rPrChange w:id="1018" w:author="jake moses" w:date="2020-12-08T16:38:00Z">
                  <w:rPr>
                    <w:color w:val="000000"/>
                    <w:sz w:val="22"/>
                    <w:szCs w:val="22"/>
                    <w:shd w:val="clear" w:color="auto" w:fill="FFFFFF"/>
                  </w:rPr>
                </w:rPrChange>
              </w:rPr>
              <w:t>. [online] msnbc.com. Available at:   &lt;http://www.nbcnews.com/id/48959179/ns/business-small_business/t/technologies-changing-restaurant-industry/#.X1WNXHlKiUk&gt; [Accessed 7 September 2020].</w:t>
            </w:r>
          </w:ins>
        </w:p>
        <w:p w14:paraId="5DD71097" w14:textId="77777777" w:rsidR="00F52757" w:rsidRPr="00E17A95" w:rsidRDefault="00F52757" w:rsidP="00F52757">
          <w:pPr>
            <w:spacing w:after="0" w:line="240" w:lineRule="auto"/>
            <w:rPr>
              <w:ins w:id="1019" w:author="jake moses" w:date="2020-12-07T18:37:00Z"/>
              <w:rPrChange w:id="1020" w:author="jake moses" w:date="2020-12-08T16:38:00Z">
                <w:rPr>
                  <w:ins w:id="1021" w:author="jake moses" w:date="2020-12-07T18:37:00Z"/>
                </w:rPr>
              </w:rPrChange>
            </w:rPr>
          </w:pPr>
        </w:p>
        <w:p w14:paraId="1EA46080" w14:textId="6829F0D9" w:rsidR="00F52757" w:rsidRPr="00E17A95" w:rsidRDefault="00F52757" w:rsidP="00F52757">
          <w:pPr>
            <w:spacing w:after="0" w:line="240" w:lineRule="auto"/>
            <w:rPr>
              <w:ins w:id="1022" w:author="jake moses" w:date="2020-12-07T18:37:00Z"/>
              <w:rPrChange w:id="1023" w:author="jake moses" w:date="2020-12-08T16:38:00Z">
                <w:rPr>
                  <w:ins w:id="1024" w:author="jake moses" w:date="2020-12-07T18:37:00Z"/>
                </w:rPr>
              </w:rPrChange>
            </w:rPr>
          </w:pPr>
          <w:ins w:id="1025" w:author="jake moses" w:date="2020-12-07T18:37:00Z">
            <w:r w:rsidRPr="00E17A95">
              <w:rPr>
                <w:color w:val="000000"/>
                <w:sz w:val="22"/>
                <w:szCs w:val="22"/>
                <w:rPrChange w:id="1026" w:author="jake moses" w:date="2020-12-08T16:38:00Z">
                  <w:rPr>
                    <w:color w:val="000000"/>
                    <w:sz w:val="22"/>
                    <w:szCs w:val="22"/>
                  </w:rPr>
                </w:rPrChange>
              </w:rPr>
              <w:t xml:space="preserve">[2] </w:t>
            </w:r>
            <w:r w:rsidRPr="00E17A95">
              <w:rPr>
                <w:color w:val="000000"/>
                <w:sz w:val="22"/>
                <w:szCs w:val="22"/>
                <w:shd w:val="clear" w:color="auto" w:fill="FFFFFF"/>
                <w:rPrChange w:id="1027" w:author="jake moses" w:date="2020-12-08T16:38:00Z">
                  <w:rPr>
                    <w:color w:val="000000"/>
                    <w:sz w:val="22"/>
                    <w:szCs w:val="22"/>
                    <w:shd w:val="clear" w:color="auto" w:fill="FFFFFF"/>
                  </w:rPr>
                </w:rPrChange>
              </w:rPr>
              <w:t xml:space="preserve">urdesignmag. 2020. </w:t>
            </w:r>
            <w:r w:rsidRPr="00E17A95">
              <w:rPr>
                <w:i/>
                <w:iCs/>
                <w:color w:val="000000"/>
                <w:sz w:val="22"/>
                <w:szCs w:val="22"/>
                <w:shd w:val="clear" w:color="auto" w:fill="FFFFFF"/>
                <w:rPrChange w:id="1028" w:author="jake moses" w:date="2020-12-08T16:38:00Z">
                  <w:rPr>
                    <w:i/>
                    <w:iCs/>
                    <w:color w:val="000000"/>
                    <w:sz w:val="22"/>
                    <w:szCs w:val="22"/>
                    <w:shd w:val="clear" w:color="auto" w:fill="FFFFFF"/>
                  </w:rPr>
                </w:rPrChange>
              </w:rPr>
              <w:t xml:space="preserve">An Insight </w:t>
            </w:r>
          </w:ins>
          <w:ins w:id="1029" w:author="jake moses" w:date="2020-12-08T16:02:00Z">
            <w:r w:rsidR="001756DD" w:rsidRPr="00E17A95">
              <w:rPr>
                <w:i/>
                <w:iCs/>
                <w:color w:val="000000"/>
                <w:sz w:val="22"/>
                <w:szCs w:val="22"/>
                <w:shd w:val="clear" w:color="auto" w:fill="FFFFFF"/>
                <w:rPrChange w:id="1030" w:author="jake moses" w:date="2020-12-08T16:38:00Z">
                  <w:rPr>
                    <w:i/>
                    <w:iCs/>
                    <w:color w:val="000000"/>
                    <w:sz w:val="22"/>
                    <w:szCs w:val="22"/>
                    <w:shd w:val="clear" w:color="auto" w:fill="FFFFFF"/>
                  </w:rPr>
                </w:rPrChange>
              </w:rPr>
              <w:t>on</w:t>
            </w:r>
          </w:ins>
          <w:ins w:id="1031" w:author="jake moses" w:date="2020-12-07T18:37:00Z">
            <w:r w:rsidRPr="00E17A95">
              <w:rPr>
                <w:i/>
                <w:iCs/>
                <w:color w:val="000000"/>
                <w:sz w:val="22"/>
                <w:szCs w:val="22"/>
                <w:shd w:val="clear" w:color="auto" w:fill="FFFFFF"/>
                <w:rPrChange w:id="1032" w:author="jake moses" w:date="2020-12-08T16:38:00Z">
                  <w:rPr>
                    <w:i/>
                    <w:iCs/>
                    <w:color w:val="000000"/>
                    <w:sz w:val="22"/>
                    <w:szCs w:val="22"/>
                    <w:shd w:val="clear" w:color="auto" w:fill="FFFFFF"/>
                  </w:rPr>
                </w:rPrChange>
              </w:rPr>
              <w:t xml:space="preserve"> How </w:t>
            </w:r>
          </w:ins>
          <w:ins w:id="1033" w:author="jake moses" w:date="2020-12-08T16:02:00Z">
            <w:r w:rsidR="001756DD" w:rsidRPr="00E17A95">
              <w:rPr>
                <w:i/>
                <w:iCs/>
                <w:color w:val="000000"/>
                <w:sz w:val="22"/>
                <w:szCs w:val="22"/>
                <w:shd w:val="clear" w:color="auto" w:fill="FFFFFF"/>
                <w:rPrChange w:id="1034" w:author="jake moses" w:date="2020-12-08T16:38:00Z">
                  <w:rPr>
                    <w:i/>
                    <w:iCs/>
                    <w:color w:val="000000"/>
                    <w:sz w:val="22"/>
                    <w:szCs w:val="22"/>
                    <w:shd w:val="clear" w:color="auto" w:fill="FFFFFF"/>
                  </w:rPr>
                </w:rPrChange>
              </w:rPr>
              <w:t>the</w:t>
            </w:r>
          </w:ins>
          <w:ins w:id="1035" w:author="jake moses" w:date="2020-12-07T18:37:00Z">
            <w:r w:rsidRPr="00E17A95">
              <w:rPr>
                <w:i/>
                <w:iCs/>
                <w:color w:val="000000"/>
                <w:sz w:val="22"/>
                <w:szCs w:val="22"/>
                <w:shd w:val="clear" w:color="auto" w:fill="FFFFFF"/>
                <w:rPrChange w:id="1036" w:author="jake moses" w:date="2020-12-08T16:38:00Z">
                  <w:rPr>
                    <w:i/>
                    <w:iCs/>
                    <w:color w:val="000000"/>
                    <w:sz w:val="22"/>
                    <w:szCs w:val="22"/>
                    <w:shd w:val="clear" w:color="auto" w:fill="FFFFFF"/>
                  </w:rPr>
                </w:rPrChange>
              </w:rPr>
              <w:t xml:space="preserve"> Best Automatic Soap Dispensers Work</w:t>
            </w:r>
            <w:r w:rsidRPr="00E17A95">
              <w:rPr>
                <w:color w:val="000000"/>
                <w:sz w:val="22"/>
                <w:szCs w:val="22"/>
                <w:shd w:val="clear" w:color="auto" w:fill="FFFFFF"/>
                <w:rPrChange w:id="1037" w:author="jake moses" w:date="2020-12-08T16:38:00Z">
                  <w:rPr>
                    <w:color w:val="000000"/>
                    <w:sz w:val="22"/>
                    <w:szCs w:val="22"/>
                    <w:shd w:val="clear" w:color="auto" w:fill="FFFFFF"/>
                  </w:rPr>
                </w:rPrChange>
              </w:rPr>
              <w:t>. [online] Available at: &lt;https://www.urdesignmag.com/technology/2018/05/14/an-insight-on-how-the-best-automatic-soap-dispensers-work/&gt; [Accessed 6 September 2020].</w:t>
            </w:r>
          </w:ins>
        </w:p>
        <w:p w14:paraId="2316DAB4" w14:textId="77777777" w:rsidR="00F52757" w:rsidRPr="00E17A95" w:rsidRDefault="00F52757" w:rsidP="00F52757">
          <w:pPr>
            <w:spacing w:after="0" w:line="240" w:lineRule="auto"/>
            <w:rPr>
              <w:ins w:id="1038" w:author="jake moses" w:date="2020-12-07T18:37:00Z"/>
              <w:rPrChange w:id="1039" w:author="jake moses" w:date="2020-12-08T16:38:00Z">
                <w:rPr>
                  <w:ins w:id="1040" w:author="jake moses" w:date="2020-12-07T18:37:00Z"/>
                </w:rPr>
              </w:rPrChange>
            </w:rPr>
          </w:pPr>
        </w:p>
        <w:p w14:paraId="3ED0FAD1" w14:textId="77777777" w:rsidR="00F52757" w:rsidRPr="00E17A95" w:rsidRDefault="00F52757" w:rsidP="00F52757">
          <w:pPr>
            <w:spacing w:after="0" w:line="240" w:lineRule="auto"/>
            <w:rPr>
              <w:ins w:id="1041" w:author="jake moses" w:date="2020-12-07T18:37:00Z"/>
              <w:rPrChange w:id="1042" w:author="jake moses" w:date="2020-12-08T16:38:00Z">
                <w:rPr>
                  <w:ins w:id="1043" w:author="jake moses" w:date="2020-12-07T18:37:00Z"/>
                </w:rPr>
              </w:rPrChange>
            </w:rPr>
          </w:pPr>
          <w:ins w:id="1044" w:author="jake moses" w:date="2020-12-07T18:37:00Z">
            <w:r w:rsidRPr="00E17A95">
              <w:rPr>
                <w:color w:val="000000"/>
                <w:sz w:val="22"/>
                <w:szCs w:val="22"/>
                <w:rPrChange w:id="1045" w:author="jake moses" w:date="2020-12-08T16:38:00Z">
                  <w:rPr>
                    <w:color w:val="000000"/>
                    <w:sz w:val="22"/>
                    <w:szCs w:val="22"/>
                  </w:rPr>
                </w:rPrChange>
              </w:rPr>
              <w:lastRenderedPageBreak/>
              <w:t xml:space="preserve">[3] </w:t>
            </w:r>
            <w:r w:rsidRPr="00E17A95">
              <w:rPr>
                <w:color w:val="000000"/>
                <w:sz w:val="22"/>
                <w:szCs w:val="22"/>
                <w:shd w:val="clear" w:color="auto" w:fill="FFFFFF"/>
                <w:rPrChange w:id="1046" w:author="jake moses" w:date="2020-12-08T16:38:00Z">
                  <w:rPr>
                    <w:color w:val="000000"/>
                    <w:sz w:val="22"/>
                    <w:szCs w:val="22"/>
                    <w:shd w:val="clear" w:color="auto" w:fill="FFFFFF"/>
                  </w:rPr>
                </w:rPrChange>
              </w:rPr>
              <w:t xml:space="preserve">Magloff, L., 2020. </w:t>
            </w:r>
            <w:r w:rsidRPr="00E17A95">
              <w:rPr>
                <w:i/>
                <w:iCs/>
                <w:color w:val="000000"/>
                <w:sz w:val="22"/>
                <w:szCs w:val="22"/>
                <w:shd w:val="clear" w:color="auto" w:fill="FFFFFF"/>
                <w:rPrChange w:id="1047" w:author="jake moses" w:date="2020-12-08T16:38:00Z">
                  <w:rPr>
                    <w:i/>
                    <w:iCs/>
                    <w:color w:val="000000"/>
                    <w:sz w:val="22"/>
                    <w:szCs w:val="22"/>
                    <w:shd w:val="clear" w:color="auto" w:fill="FFFFFF"/>
                  </w:rPr>
                </w:rPrChange>
              </w:rPr>
              <w:t>'Freestyle' Beverage Dispenser Offers Restaurants Contactless Pouring</w:t>
            </w:r>
            <w:r w:rsidRPr="00E17A95">
              <w:rPr>
                <w:color w:val="000000"/>
                <w:sz w:val="22"/>
                <w:szCs w:val="22"/>
                <w:shd w:val="clear" w:color="auto" w:fill="FFFFFF"/>
                <w:rPrChange w:id="1048" w:author="jake moses" w:date="2020-12-08T16:38:00Z">
                  <w:rPr>
                    <w:color w:val="000000"/>
                    <w:sz w:val="22"/>
                    <w:szCs w:val="22"/>
                    <w:shd w:val="clear" w:color="auto" w:fill="FFFFFF"/>
                  </w:rPr>
                </w:rPrChange>
              </w:rPr>
              <w:t>. [online] Springwise. Available at: &lt;https://www.springwise.com/innovation/food-drink/coca-cola-vending-machine-qr-codes-covid&gt; [Accessed 6 September 2020].</w:t>
            </w:r>
          </w:ins>
        </w:p>
        <w:p w14:paraId="7232EC14" w14:textId="77777777" w:rsidR="00F52757" w:rsidRPr="00E17A95" w:rsidRDefault="00F52757" w:rsidP="00F52757">
          <w:pPr>
            <w:spacing w:after="0" w:line="240" w:lineRule="auto"/>
            <w:rPr>
              <w:ins w:id="1049" w:author="jake moses" w:date="2020-12-07T18:37:00Z"/>
              <w:rPrChange w:id="1050" w:author="jake moses" w:date="2020-12-08T16:38:00Z">
                <w:rPr>
                  <w:ins w:id="1051" w:author="jake moses" w:date="2020-12-07T18:37:00Z"/>
                </w:rPr>
              </w:rPrChange>
            </w:rPr>
          </w:pPr>
        </w:p>
        <w:p w14:paraId="2697B866" w14:textId="77777777" w:rsidR="00F52757" w:rsidRPr="00E17A95" w:rsidRDefault="00F52757" w:rsidP="00F52757">
          <w:pPr>
            <w:spacing w:after="0" w:line="240" w:lineRule="auto"/>
            <w:rPr>
              <w:ins w:id="1052" w:author="jake moses" w:date="2020-12-07T18:37:00Z"/>
              <w:rPrChange w:id="1053" w:author="jake moses" w:date="2020-12-08T16:38:00Z">
                <w:rPr>
                  <w:ins w:id="1054" w:author="jake moses" w:date="2020-12-07T18:37:00Z"/>
                </w:rPr>
              </w:rPrChange>
            </w:rPr>
          </w:pPr>
          <w:ins w:id="1055" w:author="jake moses" w:date="2020-12-07T18:37:00Z">
            <w:r w:rsidRPr="00E17A95">
              <w:rPr>
                <w:color w:val="000000"/>
                <w:sz w:val="22"/>
                <w:szCs w:val="22"/>
                <w:shd w:val="clear" w:color="auto" w:fill="FFFFFF"/>
                <w:rPrChange w:id="1056" w:author="jake moses" w:date="2020-12-08T16:38:00Z">
                  <w:rPr>
                    <w:color w:val="000000"/>
                    <w:sz w:val="22"/>
                    <w:szCs w:val="22"/>
                    <w:shd w:val="clear" w:color="auto" w:fill="FFFFFF"/>
                  </w:rPr>
                </w:rPrChange>
              </w:rPr>
              <w:t xml:space="preserve">[4] Cost Aide. 2020. </w:t>
            </w:r>
            <w:r w:rsidRPr="00E17A95">
              <w:rPr>
                <w:i/>
                <w:iCs/>
                <w:color w:val="000000"/>
                <w:sz w:val="22"/>
                <w:szCs w:val="22"/>
                <w:shd w:val="clear" w:color="auto" w:fill="FFFFFF"/>
                <w:rPrChange w:id="1057" w:author="jake moses" w:date="2020-12-08T16:38:00Z">
                  <w:rPr>
                    <w:i/>
                    <w:iCs/>
                    <w:color w:val="000000"/>
                    <w:sz w:val="22"/>
                    <w:szCs w:val="22"/>
                    <w:shd w:val="clear" w:color="auto" w:fill="FFFFFF"/>
                  </w:rPr>
                </w:rPrChange>
              </w:rPr>
              <w:t>How Much Does Coca-Cola Freestyle Cost In 2020?</w:t>
            </w:r>
            <w:r w:rsidRPr="00E17A95">
              <w:rPr>
                <w:color w:val="000000"/>
                <w:sz w:val="22"/>
                <w:szCs w:val="22"/>
                <w:shd w:val="clear" w:color="auto" w:fill="FFFFFF"/>
                <w:rPrChange w:id="1058" w:author="jake moses" w:date="2020-12-08T16:38:00Z">
                  <w:rPr>
                    <w:color w:val="000000"/>
                    <w:sz w:val="22"/>
                    <w:szCs w:val="22"/>
                    <w:shd w:val="clear" w:color="auto" w:fill="FFFFFF"/>
                  </w:rPr>
                </w:rPrChange>
              </w:rPr>
              <w:t>. [online] Available at: &lt;https://costaide.com/coca-cola-freestyle-cost/&gt; [Accessed 7 September 2020].</w:t>
            </w:r>
          </w:ins>
        </w:p>
        <w:p w14:paraId="2589E1B8" w14:textId="77777777" w:rsidR="00F52757" w:rsidRPr="00E17A95" w:rsidRDefault="00F52757" w:rsidP="00F52757">
          <w:pPr>
            <w:spacing w:after="0" w:line="240" w:lineRule="auto"/>
            <w:rPr>
              <w:ins w:id="1059" w:author="jake moses" w:date="2020-12-07T18:37:00Z"/>
              <w:rPrChange w:id="1060" w:author="jake moses" w:date="2020-12-08T16:38:00Z">
                <w:rPr>
                  <w:ins w:id="1061" w:author="jake moses" w:date="2020-12-07T18:37:00Z"/>
                </w:rPr>
              </w:rPrChange>
            </w:rPr>
          </w:pPr>
        </w:p>
        <w:p w14:paraId="35A52051" w14:textId="77777777" w:rsidR="00F52757" w:rsidRPr="00E17A95" w:rsidRDefault="00F52757" w:rsidP="00F52757">
          <w:pPr>
            <w:spacing w:after="0" w:line="240" w:lineRule="auto"/>
            <w:rPr>
              <w:ins w:id="1062" w:author="jake moses" w:date="2020-12-07T18:37:00Z"/>
              <w:rPrChange w:id="1063" w:author="jake moses" w:date="2020-12-08T16:38:00Z">
                <w:rPr>
                  <w:ins w:id="1064" w:author="jake moses" w:date="2020-12-07T18:37:00Z"/>
                </w:rPr>
              </w:rPrChange>
            </w:rPr>
          </w:pPr>
          <w:ins w:id="1065" w:author="jake moses" w:date="2020-12-07T18:37:00Z">
            <w:r w:rsidRPr="00E17A95">
              <w:rPr>
                <w:color w:val="000000"/>
                <w:sz w:val="22"/>
                <w:szCs w:val="22"/>
                <w:shd w:val="clear" w:color="auto" w:fill="FFFFFF"/>
                <w:rPrChange w:id="1066" w:author="jake moses" w:date="2020-12-08T16:38:00Z">
                  <w:rPr>
                    <w:color w:val="000000"/>
                    <w:sz w:val="22"/>
                    <w:szCs w:val="22"/>
                    <w:shd w:val="clear" w:color="auto" w:fill="FFFFFF"/>
                  </w:rPr>
                </w:rPrChange>
              </w:rPr>
              <w:t xml:space="preserve">[5] Components101. 2020. </w:t>
            </w:r>
            <w:r w:rsidRPr="00E17A95">
              <w:rPr>
                <w:i/>
                <w:iCs/>
                <w:color w:val="000000"/>
                <w:sz w:val="22"/>
                <w:szCs w:val="22"/>
                <w:shd w:val="clear" w:color="auto" w:fill="FFFFFF"/>
                <w:rPrChange w:id="1067" w:author="jake moses" w:date="2020-12-08T16:38:00Z">
                  <w:rPr>
                    <w:i/>
                    <w:iCs/>
                    <w:color w:val="000000"/>
                    <w:sz w:val="22"/>
                    <w:szCs w:val="22"/>
                    <w:shd w:val="clear" w:color="auto" w:fill="FFFFFF"/>
                  </w:rPr>
                </w:rPrChange>
              </w:rPr>
              <w:t>HC-05 - Bluetooth Module</w:t>
            </w:r>
            <w:r w:rsidRPr="00E17A95">
              <w:rPr>
                <w:color w:val="000000"/>
                <w:sz w:val="22"/>
                <w:szCs w:val="22"/>
                <w:shd w:val="clear" w:color="auto" w:fill="FFFFFF"/>
                <w:rPrChange w:id="1068" w:author="jake moses" w:date="2020-12-08T16:38:00Z">
                  <w:rPr>
                    <w:color w:val="000000"/>
                    <w:sz w:val="22"/>
                    <w:szCs w:val="22"/>
                    <w:shd w:val="clear" w:color="auto" w:fill="FFFFFF"/>
                  </w:rPr>
                </w:rPrChange>
              </w:rPr>
              <w:t>. [online] Available at: &lt;https://components101.com/wireless/hc-05-bluetooth-module&gt; [Accessed 7 September 2020].</w:t>
            </w:r>
          </w:ins>
        </w:p>
        <w:p w14:paraId="1AD5A06A" w14:textId="77777777" w:rsidR="00F52757" w:rsidRPr="00E17A95" w:rsidRDefault="00F52757" w:rsidP="00F52757">
          <w:pPr>
            <w:spacing w:after="0" w:line="240" w:lineRule="auto"/>
            <w:rPr>
              <w:ins w:id="1069" w:author="jake moses" w:date="2020-12-07T18:37:00Z"/>
              <w:rPrChange w:id="1070" w:author="jake moses" w:date="2020-12-08T16:38:00Z">
                <w:rPr>
                  <w:ins w:id="1071" w:author="jake moses" w:date="2020-12-07T18:37:00Z"/>
                </w:rPr>
              </w:rPrChange>
            </w:rPr>
          </w:pPr>
        </w:p>
        <w:p w14:paraId="1077C5F2" w14:textId="77777777" w:rsidR="00F52757" w:rsidRPr="00E17A95" w:rsidRDefault="00F52757" w:rsidP="00F52757">
          <w:pPr>
            <w:spacing w:after="0" w:line="240" w:lineRule="auto"/>
            <w:rPr>
              <w:ins w:id="1072" w:author="jake moses" w:date="2020-12-07T18:37:00Z"/>
              <w:rPrChange w:id="1073" w:author="jake moses" w:date="2020-12-08T16:38:00Z">
                <w:rPr>
                  <w:ins w:id="1074" w:author="jake moses" w:date="2020-12-07T18:37:00Z"/>
                </w:rPr>
              </w:rPrChange>
            </w:rPr>
          </w:pPr>
          <w:ins w:id="1075" w:author="jake moses" w:date="2020-12-07T18:37:00Z">
            <w:r w:rsidRPr="00E17A95">
              <w:rPr>
                <w:color w:val="000000"/>
                <w:sz w:val="22"/>
                <w:szCs w:val="22"/>
                <w:shd w:val="clear" w:color="auto" w:fill="FFFFFF"/>
                <w:rPrChange w:id="1076" w:author="jake moses" w:date="2020-12-08T16:38:00Z">
                  <w:rPr>
                    <w:color w:val="000000"/>
                    <w:sz w:val="22"/>
                    <w:szCs w:val="22"/>
                    <w:shd w:val="clear" w:color="auto" w:fill="FFFFFF"/>
                  </w:rPr>
                </w:rPrChange>
              </w:rPr>
              <w:t>[6] “Stepper Motor Control Using MSP430™ MCUs.” Texas Instruments, Dallas, Texas, Sep-2017.</w:t>
            </w:r>
          </w:ins>
        </w:p>
        <w:p w14:paraId="5DF19AAC" w14:textId="77777777" w:rsidR="00F52757" w:rsidRPr="00E17A95" w:rsidRDefault="00F52757" w:rsidP="00F52757">
          <w:pPr>
            <w:spacing w:after="0" w:line="240" w:lineRule="auto"/>
            <w:rPr>
              <w:ins w:id="1077" w:author="jake moses" w:date="2020-12-07T18:37:00Z"/>
              <w:rPrChange w:id="1078" w:author="jake moses" w:date="2020-12-08T16:38:00Z">
                <w:rPr>
                  <w:ins w:id="1079" w:author="jake moses" w:date="2020-12-07T18:37:00Z"/>
                </w:rPr>
              </w:rPrChange>
            </w:rPr>
          </w:pPr>
        </w:p>
        <w:p w14:paraId="18C79672" w14:textId="77777777" w:rsidR="00F52757" w:rsidRPr="00E17A95" w:rsidRDefault="00F52757" w:rsidP="00F52757">
          <w:pPr>
            <w:spacing w:after="0" w:line="240" w:lineRule="auto"/>
            <w:rPr>
              <w:ins w:id="1080" w:author="jake moses" w:date="2020-12-07T18:37:00Z"/>
              <w:rPrChange w:id="1081" w:author="jake moses" w:date="2020-12-08T16:38:00Z">
                <w:rPr>
                  <w:ins w:id="1082" w:author="jake moses" w:date="2020-12-07T18:37:00Z"/>
                </w:rPr>
              </w:rPrChange>
            </w:rPr>
          </w:pPr>
          <w:ins w:id="1083" w:author="jake moses" w:date="2020-12-07T18:37:00Z">
            <w:r w:rsidRPr="00E17A95">
              <w:rPr>
                <w:color w:val="000000"/>
                <w:sz w:val="22"/>
                <w:szCs w:val="22"/>
                <w:shd w:val="clear" w:color="auto" w:fill="FFFFFF"/>
                <w:rPrChange w:id="1084" w:author="jake moses" w:date="2020-12-08T16:38:00Z">
                  <w:rPr>
                    <w:color w:val="000000"/>
                    <w:sz w:val="22"/>
                    <w:szCs w:val="22"/>
                    <w:shd w:val="clear" w:color="auto" w:fill="FFFFFF"/>
                  </w:rPr>
                </w:rPrChange>
              </w:rPr>
              <w:t>[7] "Visual Studio IDE, Code Editor, Azure DevOps, &amp; App Center - Visual Studio", </w:t>
            </w:r>
            <w:r w:rsidRPr="00E17A95">
              <w:rPr>
                <w:i/>
                <w:iCs/>
                <w:color w:val="000000"/>
                <w:sz w:val="22"/>
                <w:szCs w:val="22"/>
                <w:shd w:val="clear" w:color="auto" w:fill="FFFFFF"/>
                <w:rPrChange w:id="1085" w:author="jake moses" w:date="2020-12-08T16:38:00Z">
                  <w:rPr>
                    <w:i/>
                    <w:iCs/>
                    <w:color w:val="000000"/>
                    <w:sz w:val="22"/>
                    <w:szCs w:val="22"/>
                    <w:shd w:val="clear" w:color="auto" w:fill="FFFFFF"/>
                  </w:rPr>
                </w:rPrChange>
              </w:rPr>
              <w:t>Visual Studio</w:t>
            </w:r>
            <w:r w:rsidRPr="00E17A95">
              <w:rPr>
                <w:color w:val="000000"/>
                <w:sz w:val="22"/>
                <w:szCs w:val="22"/>
                <w:shd w:val="clear" w:color="auto" w:fill="FFFFFF"/>
                <w:rPrChange w:id="1086" w:author="jake moses" w:date="2020-12-08T16:38:00Z">
                  <w:rPr>
                    <w:color w:val="000000"/>
                    <w:sz w:val="22"/>
                    <w:szCs w:val="22"/>
                    <w:shd w:val="clear" w:color="auto" w:fill="FFFFFF"/>
                  </w:rPr>
                </w:rPrChange>
              </w:rPr>
              <w:t>, 2020. [Online]. Available: https://visualstudio.microsoft.com/. [Accessed: 14- Sep- 2020].</w:t>
            </w:r>
          </w:ins>
        </w:p>
        <w:p w14:paraId="3BE364B6" w14:textId="77777777" w:rsidR="00F52757" w:rsidRPr="00E17A95" w:rsidRDefault="00F52757" w:rsidP="00F52757">
          <w:pPr>
            <w:spacing w:after="0" w:line="240" w:lineRule="auto"/>
            <w:rPr>
              <w:ins w:id="1087" w:author="jake moses" w:date="2020-12-07T18:37:00Z"/>
              <w:rPrChange w:id="1088" w:author="jake moses" w:date="2020-12-08T16:38:00Z">
                <w:rPr>
                  <w:ins w:id="1089" w:author="jake moses" w:date="2020-12-07T18:37:00Z"/>
                </w:rPr>
              </w:rPrChange>
            </w:rPr>
          </w:pPr>
        </w:p>
        <w:p w14:paraId="1D9B7708" w14:textId="77777777" w:rsidR="00F52757" w:rsidRPr="00E17A95" w:rsidRDefault="00F52757" w:rsidP="00F52757">
          <w:pPr>
            <w:spacing w:after="0" w:line="240" w:lineRule="auto"/>
            <w:rPr>
              <w:ins w:id="1090" w:author="jake moses" w:date="2020-12-07T18:37:00Z"/>
              <w:rPrChange w:id="1091" w:author="jake moses" w:date="2020-12-08T16:38:00Z">
                <w:rPr>
                  <w:ins w:id="1092" w:author="jake moses" w:date="2020-12-07T18:37:00Z"/>
                </w:rPr>
              </w:rPrChange>
            </w:rPr>
          </w:pPr>
          <w:ins w:id="1093" w:author="jake moses" w:date="2020-12-07T18:37:00Z">
            <w:r w:rsidRPr="00E17A95">
              <w:rPr>
                <w:color w:val="000000"/>
                <w:sz w:val="22"/>
                <w:szCs w:val="22"/>
                <w:shd w:val="clear" w:color="auto" w:fill="FFFFFF"/>
                <w:rPrChange w:id="1094" w:author="jake moses" w:date="2020-12-08T16:38:00Z">
                  <w:rPr>
                    <w:color w:val="000000"/>
                    <w:sz w:val="22"/>
                    <w:szCs w:val="22"/>
                    <w:shd w:val="clear" w:color="auto" w:fill="FFFFFF"/>
                  </w:rPr>
                </w:rPrChange>
              </w:rPr>
              <w:t>[8] "Code Composer Studio (CCS) Integrated Development Environment (IDE)", </w:t>
            </w:r>
            <w:r w:rsidRPr="00E17A95">
              <w:rPr>
                <w:i/>
                <w:iCs/>
                <w:color w:val="000000"/>
                <w:sz w:val="22"/>
                <w:szCs w:val="22"/>
                <w:shd w:val="clear" w:color="auto" w:fill="FFFFFF"/>
                <w:rPrChange w:id="1095" w:author="jake moses" w:date="2020-12-08T16:38:00Z">
                  <w:rPr>
                    <w:i/>
                    <w:iCs/>
                    <w:color w:val="000000"/>
                    <w:sz w:val="22"/>
                    <w:szCs w:val="22"/>
                    <w:shd w:val="clear" w:color="auto" w:fill="FFFFFF"/>
                  </w:rPr>
                </w:rPrChange>
              </w:rPr>
              <w:t>Texas Instruments</w:t>
            </w:r>
            <w:r w:rsidRPr="00E17A95">
              <w:rPr>
                <w:color w:val="000000"/>
                <w:sz w:val="22"/>
                <w:szCs w:val="22"/>
                <w:shd w:val="clear" w:color="auto" w:fill="FFFFFF"/>
                <w:rPrChange w:id="1096" w:author="jake moses" w:date="2020-12-08T16:38:00Z">
                  <w:rPr>
                    <w:color w:val="000000"/>
                    <w:sz w:val="22"/>
                    <w:szCs w:val="22"/>
                    <w:shd w:val="clear" w:color="auto" w:fill="FFFFFF"/>
                  </w:rPr>
                </w:rPrChange>
              </w:rPr>
              <w:t>, 2020. [Online]. Available: https://www.ti.com/tool/CCSTUDIO. [Accessed: 14- Sep- 2020].</w:t>
            </w:r>
          </w:ins>
        </w:p>
        <w:p w14:paraId="70322A5F" w14:textId="77777777" w:rsidR="00F52757" w:rsidRPr="00E17A95" w:rsidRDefault="00F52757" w:rsidP="00F52757">
          <w:pPr>
            <w:spacing w:after="0" w:line="240" w:lineRule="auto"/>
            <w:rPr>
              <w:ins w:id="1097" w:author="jake moses" w:date="2020-12-07T18:37:00Z"/>
              <w:rPrChange w:id="1098" w:author="jake moses" w:date="2020-12-08T16:38:00Z">
                <w:rPr>
                  <w:ins w:id="1099" w:author="jake moses" w:date="2020-12-07T18:37:00Z"/>
                </w:rPr>
              </w:rPrChange>
            </w:rPr>
          </w:pPr>
        </w:p>
        <w:p w14:paraId="4F906EC1" w14:textId="77777777" w:rsidR="00F52757" w:rsidRPr="00E17A95" w:rsidRDefault="00F52757" w:rsidP="00F52757">
          <w:pPr>
            <w:spacing w:after="0" w:line="240" w:lineRule="auto"/>
            <w:rPr>
              <w:ins w:id="1100" w:author="jake moses" w:date="2020-12-07T18:37:00Z"/>
              <w:rPrChange w:id="1101" w:author="jake moses" w:date="2020-12-08T16:38:00Z">
                <w:rPr>
                  <w:ins w:id="1102" w:author="jake moses" w:date="2020-12-07T18:37:00Z"/>
                </w:rPr>
              </w:rPrChange>
            </w:rPr>
          </w:pPr>
          <w:ins w:id="1103" w:author="jake moses" w:date="2020-12-07T18:37:00Z">
            <w:r w:rsidRPr="00E17A95">
              <w:rPr>
                <w:color w:val="000000"/>
                <w:sz w:val="22"/>
                <w:szCs w:val="22"/>
                <w:shd w:val="clear" w:color="auto" w:fill="FFFFFF"/>
                <w:rPrChange w:id="1104" w:author="jake moses" w:date="2020-12-08T16:38:00Z">
                  <w:rPr>
                    <w:color w:val="000000"/>
                    <w:sz w:val="22"/>
                    <w:szCs w:val="22"/>
                    <w:shd w:val="clear" w:color="auto" w:fill="FFFFFF"/>
                  </w:rPr>
                </w:rPrChange>
              </w:rPr>
              <w:t>[9] "What is Multisim™?", </w:t>
            </w:r>
            <w:r w:rsidRPr="00E17A95">
              <w:rPr>
                <w:i/>
                <w:iCs/>
                <w:color w:val="000000"/>
                <w:sz w:val="22"/>
                <w:szCs w:val="22"/>
                <w:shd w:val="clear" w:color="auto" w:fill="FFFFFF"/>
                <w:rPrChange w:id="1105" w:author="jake moses" w:date="2020-12-08T16:38:00Z">
                  <w:rPr>
                    <w:i/>
                    <w:iCs/>
                    <w:color w:val="000000"/>
                    <w:sz w:val="22"/>
                    <w:szCs w:val="22"/>
                    <w:shd w:val="clear" w:color="auto" w:fill="FFFFFF"/>
                  </w:rPr>
                </w:rPrChange>
              </w:rPr>
              <w:t>Ni.com</w:t>
            </w:r>
            <w:r w:rsidRPr="00E17A95">
              <w:rPr>
                <w:color w:val="000000"/>
                <w:sz w:val="22"/>
                <w:szCs w:val="22"/>
                <w:shd w:val="clear" w:color="auto" w:fill="FFFFFF"/>
                <w:rPrChange w:id="1106" w:author="jake moses" w:date="2020-12-08T16:38:00Z">
                  <w:rPr>
                    <w:color w:val="000000"/>
                    <w:sz w:val="22"/>
                    <w:szCs w:val="22"/>
                    <w:shd w:val="clear" w:color="auto" w:fill="FFFFFF"/>
                  </w:rPr>
                </w:rPrChange>
              </w:rPr>
              <w:t>, 2020. [Online]. Available: https://www.ni.com/en-us/shop/electronic-test-instrumentation/application-software-for-electronic-test-and-instrumentation-category/what-is-multisim.html. [Accessed: 14- Sep- 2020].</w:t>
            </w:r>
          </w:ins>
        </w:p>
        <w:p w14:paraId="72F5BFD9" w14:textId="77777777" w:rsidR="00F52757" w:rsidRPr="00E17A95" w:rsidRDefault="00F52757" w:rsidP="00F52757">
          <w:pPr>
            <w:spacing w:after="0" w:line="240" w:lineRule="auto"/>
            <w:rPr>
              <w:ins w:id="1107" w:author="jake moses" w:date="2020-12-07T18:37:00Z"/>
              <w:rPrChange w:id="1108" w:author="jake moses" w:date="2020-12-08T16:38:00Z">
                <w:rPr>
                  <w:ins w:id="1109" w:author="jake moses" w:date="2020-12-07T18:37:00Z"/>
                </w:rPr>
              </w:rPrChange>
            </w:rPr>
          </w:pPr>
        </w:p>
        <w:p w14:paraId="58CDCA96" w14:textId="77777777" w:rsidR="00F52757" w:rsidRPr="00E17A95" w:rsidRDefault="00F52757" w:rsidP="00F52757">
          <w:pPr>
            <w:spacing w:after="0" w:line="240" w:lineRule="auto"/>
            <w:rPr>
              <w:ins w:id="1110" w:author="jake moses" w:date="2020-12-07T18:37:00Z"/>
              <w:rPrChange w:id="1111" w:author="jake moses" w:date="2020-12-08T16:38:00Z">
                <w:rPr>
                  <w:ins w:id="1112" w:author="jake moses" w:date="2020-12-07T18:37:00Z"/>
                </w:rPr>
              </w:rPrChange>
            </w:rPr>
          </w:pPr>
          <w:ins w:id="1113" w:author="jake moses" w:date="2020-12-07T18:37:00Z">
            <w:r w:rsidRPr="00E17A95">
              <w:rPr>
                <w:color w:val="000000"/>
                <w:sz w:val="22"/>
                <w:szCs w:val="22"/>
                <w:shd w:val="clear" w:color="auto" w:fill="FFFFFF"/>
                <w:rPrChange w:id="1114" w:author="jake moses" w:date="2020-12-08T16:38:00Z">
                  <w:rPr>
                    <w:color w:val="000000"/>
                    <w:sz w:val="22"/>
                    <w:szCs w:val="22"/>
                    <w:shd w:val="clear" w:color="auto" w:fill="FFFFFF"/>
                  </w:rPr>
                </w:rPrChange>
              </w:rPr>
              <w:t>[10] "Fusion 360 | 3D CAD, CAM, CAE &amp; PCB Cloud-Based Software | Autodesk", </w:t>
            </w:r>
            <w:r w:rsidRPr="00E17A95">
              <w:rPr>
                <w:i/>
                <w:iCs/>
                <w:color w:val="000000"/>
                <w:sz w:val="22"/>
                <w:szCs w:val="22"/>
                <w:shd w:val="clear" w:color="auto" w:fill="FFFFFF"/>
                <w:rPrChange w:id="1115" w:author="jake moses" w:date="2020-12-08T16:38:00Z">
                  <w:rPr>
                    <w:i/>
                    <w:iCs/>
                    <w:color w:val="000000"/>
                    <w:sz w:val="22"/>
                    <w:szCs w:val="22"/>
                    <w:shd w:val="clear" w:color="auto" w:fill="FFFFFF"/>
                  </w:rPr>
                </w:rPrChange>
              </w:rPr>
              <w:t>Autodesk.com</w:t>
            </w:r>
            <w:r w:rsidRPr="00E17A95">
              <w:rPr>
                <w:color w:val="000000"/>
                <w:sz w:val="22"/>
                <w:szCs w:val="22"/>
                <w:shd w:val="clear" w:color="auto" w:fill="FFFFFF"/>
                <w:rPrChange w:id="1116" w:author="jake moses" w:date="2020-12-08T16:38:00Z">
                  <w:rPr>
                    <w:color w:val="000000"/>
                    <w:sz w:val="22"/>
                    <w:szCs w:val="22"/>
                    <w:shd w:val="clear" w:color="auto" w:fill="FFFFFF"/>
                  </w:rPr>
                </w:rPrChange>
              </w:rPr>
              <w:t>, 2020. [Online]. Available: https://www.autodesk.com/products/fusion-360/overview. [Accessed: 14- Sep- 2020].</w:t>
            </w:r>
          </w:ins>
        </w:p>
        <w:p w14:paraId="69E1C5EA" w14:textId="77777777" w:rsidR="00F52757" w:rsidRPr="00E17A95" w:rsidRDefault="00F52757" w:rsidP="00F52757">
          <w:pPr>
            <w:spacing w:after="0" w:line="240" w:lineRule="auto"/>
            <w:rPr>
              <w:ins w:id="1117" w:author="jake moses" w:date="2020-12-07T18:37:00Z"/>
              <w:rPrChange w:id="1118" w:author="jake moses" w:date="2020-12-08T16:38:00Z">
                <w:rPr>
                  <w:ins w:id="1119" w:author="jake moses" w:date="2020-12-07T18:37:00Z"/>
                </w:rPr>
              </w:rPrChange>
            </w:rPr>
          </w:pPr>
        </w:p>
        <w:p w14:paraId="157291A7" w14:textId="0B226F91" w:rsidR="00F52757" w:rsidRPr="00E17A95" w:rsidRDefault="00F52757" w:rsidP="00F52757">
          <w:pPr>
            <w:spacing w:after="0" w:line="240" w:lineRule="auto"/>
            <w:rPr>
              <w:ins w:id="1120" w:author="jake moses" w:date="2020-12-07T18:37:00Z"/>
              <w:rPrChange w:id="1121" w:author="jake moses" w:date="2020-12-08T16:38:00Z">
                <w:rPr>
                  <w:ins w:id="1122" w:author="jake moses" w:date="2020-12-07T18:37:00Z"/>
                </w:rPr>
              </w:rPrChange>
            </w:rPr>
          </w:pPr>
          <w:ins w:id="1123" w:author="jake moses" w:date="2020-12-07T18:37:00Z">
            <w:r w:rsidRPr="00E17A95">
              <w:rPr>
                <w:color w:val="000000"/>
                <w:sz w:val="22"/>
                <w:szCs w:val="22"/>
                <w:rPrChange w:id="1124" w:author="jake moses" w:date="2020-12-08T16:38:00Z">
                  <w:rPr>
                    <w:color w:val="000000"/>
                    <w:sz w:val="22"/>
                    <w:szCs w:val="22"/>
                  </w:rPr>
                </w:rPrChange>
              </w:rPr>
              <w:t xml:space="preserve">[11] Sedaghat, L., 2020. 7 Things You </w:t>
            </w:r>
          </w:ins>
          <w:ins w:id="1125" w:author="jake moses" w:date="2020-12-08T16:03:00Z">
            <w:r w:rsidR="001756DD" w:rsidRPr="00E17A95">
              <w:rPr>
                <w:color w:val="000000"/>
                <w:sz w:val="22"/>
                <w:szCs w:val="22"/>
                <w:rPrChange w:id="1126" w:author="jake moses" w:date="2020-12-08T16:38:00Z">
                  <w:rPr>
                    <w:color w:val="000000"/>
                    <w:sz w:val="22"/>
                    <w:szCs w:val="22"/>
                  </w:rPr>
                </w:rPrChange>
              </w:rPr>
              <w:t>Didn’t</w:t>
            </w:r>
          </w:ins>
          <w:ins w:id="1127" w:author="jake moses" w:date="2020-12-07T18:37:00Z">
            <w:r w:rsidRPr="00E17A95">
              <w:rPr>
                <w:color w:val="000000"/>
                <w:sz w:val="22"/>
                <w:szCs w:val="22"/>
                <w:rPrChange w:id="1128" w:author="jake moses" w:date="2020-12-08T16:38:00Z">
                  <w:rPr>
                    <w:color w:val="000000"/>
                    <w:sz w:val="22"/>
                    <w:szCs w:val="22"/>
                  </w:rPr>
                </w:rPrChange>
              </w:rPr>
              <w:t xml:space="preserve"> Know About Plastic (And Recycling). [online] National Geographic Society Newsroom. Available at: &lt;https://blog.nationalgeographic.org/2018/04/04/7-things-you-didnt-know-about-plastic-and-recycling/&gt; [Accessed 14 September 2020].</w:t>
            </w:r>
          </w:ins>
        </w:p>
        <w:p w14:paraId="674A7FDE" w14:textId="77777777" w:rsidR="00F52757" w:rsidRPr="00E17A95" w:rsidRDefault="00F52757" w:rsidP="00F52757">
          <w:pPr>
            <w:spacing w:after="240" w:line="240" w:lineRule="auto"/>
            <w:rPr>
              <w:ins w:id="1129" w:author="jake moses" w:date="2020-12-07T18:37:00Z"/>
              <w:rPrChange w:id="1130" w:author="jake moses" w:date="2020-12-08T16:38:00Z">
                <w:rPr>
                  <w:ins w:id="1131" w:author="jake moses" w:date="2020-12-07T18:37:00Z"/>
                </w:rPr>
              </w:rPrChange>
            </w:rPr>
          </w:pPr>
        </w:p>
        <w:p w14:paraId="30185D70" w14:textId="77777777" w:rsidR="00F52757" w:rsidRPr="00E17A95" w:rsidRDefault="00F52757" w:rsidP="00F52757">
          <w:pPr>
            <w:spacing w:after="0" w:line="240" w:lineRule="auto"/>
            <w:rPr>
              <w:ins w:id="1132" w:author="jake moses" w:date="2020-12-07T18:37:00Z"/>
              <w:rPrChange w:id="1133" w:author="jake moses" w:date="2020-12-08T16:38:00Z">
                <w:rPr>
                  <w:ins w:id="1134" w:author="jake moses" w:date="2020-12-07T18:37:00Z"/>
                </w:rPr>
              </w:rPrChange>
            </w:rPr>
          </w:pPr>
          <w:ins w:id="1135" w:author="jake moses" w:date="2020-12-07T18:37:00Z">
            <w:r w:rsidRPr="00E17A95">
              <w:rPr>
                <w:color w:val="000000"/>
                <w:sz w:val="22"/>
                <w:szCs w:val="22"/>
                <w:rPrChange w:id="1136" w:author="jake moses" w:date="2020-12-08T16:38:00Z">
                  <w:rPr>
                    <w:color w:val="000000"/>
                    <w:sz w:val="22"/>
                    <w:szCs w:val="22"/>
                  </w:rPr>
                </w:rPrChange>
              </w:rPr>
              <w:t>[12] Des.nh.gov. 2020. All About Batteries. [online] Available at: &lt;https://www.des.nh.gov/organization/commissioner/pip/factsheets/hw/documents/hw-23.pdf&gt; [Accessed 14 September 2020].</w:t>
            </w:r>
          </w:ins>
        </w:p>
        <w:p w14:paraId="31C559D8" w14:textId="77777777" w:rsidR="00F52757" w:rsidRPr="00E17A95" w:rsidRDefault="00F52757" w:rsidP="00F52757">
          <w:pPr>
            <w:spacing w:after="0" w:line="240" w:lineRule="auto"/>
            <w:rPr>
              <w:ins w:id="1137" w:author="jake moses" w:date="2020-12-07T18:37:00Z"/>
              <w:rPrChange w:id="1138" w:author="jake moses" w:date="2020-12-08T16:38:00Z">
                <w:rPr>
                  <w:ins w:id="1139" w:author="jake moses" w:date="2020-12-07T18:37:00Z"/>
                </w:rPr>
              </w:rPrChange>
            </w:rPr>
          </w:pPr>
        </w:p>
        <w:p w14:paraId="7B148A3C" w14:textId="77777777" w:rsidR="00F52757" w:rsidRPr="00E17A95" w:rsidRDefault="00F52757" w:rsidP="00F52757">
          <w:pPr>
            <w:spacing w:after="0" w:line="240" w:lineRule="auto"/>
            <w:rPr>
              <w:ins w:id="1140" w:author="jake moses" w:date="2020-12-07T18:37:00Z"/>
              <w:rPrChange w:id="1141" w:author="jake moses" w:date="2020-12-08T16:38:00Z">
                <w:rPr>
                  <w:ins w:id="1142" w:author="jake moses" w:date="2020-12-07T18:37:00Z"/>
                </w:rPr>
              </w:rPrChange>
            </w:rPr>
          </w:pPr>
          <w:ins w:id="1143" w:author="jake moses" w:date="2020-12-07T18:37:00Z">
            <w:r w:rsidRPr="00E17A95">
              <w:rPr>
                <w:color w:val="000000"/>
                <w:sz w:val="22"/>
                <w:szCs w:val="22"/>
                <w:rPrChange w:id="1144" w:author="jake moses" w:date="2020-12-08T16:38:00Z">
                  <w:rPr>
                    <w:color w:val="000000"/>
                    <w:sz w:val="22"/>
                    <w:szCs w:val="22"/>
                  </w:rPr>
                </w:rPrChange>
              </w:rPr>
              <w:t>[13] US EPA. 2020. Certified Electronics Recyclers | US EPA. [online] Available at: &lt;https://www.epa.gov/smm-electronics/certified-electronics-recyclers#:~:text=Currently%20two%20accredited%20certification%20standards,e%2DStewards%C2%AE%22).&gt; [Accessed 14 September 2020].</w:t>
            </w:r>
          </w:ins>
        </w:p>
        <w:p w14:paraId="5E0806AC" w14:textId="77777777" w:rsidR="00F52757" w:rsidRPr="00E17A95" w:rsidRDefault="00F52757" w:rsidP="00F52757">
          <w:pPr>
            <w:spacing w:after="0" w:line="240" w:lineRule="auto"/>
            <w:rPr>
              <w:ins w:id="1145" w:author="jake moses" w:date="2020-12-07T18:37:00Z"/>
              <w:rPrChange w:id="1146" w:author="jake moses" w:date="2020-12-08T16:38:00Z">
                <w:rPr>
                  <w:ins w:id="1147" w:author="jake moses" w:date="2020-12-07T18:37:00Z"/>
                </w:rPr>
              </w:rPrChange>
            </w:rPr>
          </w:pPr>
        </w:p>
        <w:p w14:paraId="74F4DD75" w14:textId="0DDF071A" w:rsidR="00F52757" w:rsidRPr="00E17A95" w:rsidRDefault="00F52757" w:rsidP="00F52757">
          <w:pPr>
            <w:spacing w:after="0" w:line="240" w:lineRule="auto"/>
            <w:rPr>
              <w:ins w:id="1148" w:author="jake moses" w:date="2020-12-07T18:37:00Z"/>
              <w:rPrChange w:id="1149" w:author="jake moses" w:date="2020-12-08T16:38:00Z">
                <w:rPr>
                  <w:ins w:id="1150" w:author="jake moses" w:date="2020-12-07T18:37:00Z"/>
                </w:rPr>
              </w:rPrChange>
            </w:rPr>
          </w:pPr>
          <w:ins w:id="1151" w:author="jake moses" w:date="2020-12-07T18:37:00Z">
            <w:r w:rsidRPr="00E17A95">
              <w:rPr>
                <w:color w:val="000000"/>
                <w:sz w:val="22"/>
                <w:szCs w:val="22"/>
                <w:shd w:val="clear" w:color="auto" w:fill="FFFFFF"/>
                <w:rPrChange w:id="1152" w:author="jake moses" w:date="2020-12-08T16:38:00Z">
                  <w:rPr>
                    <w:color w:val="000000"/>
                    <w:sz w:val="22"/>
                    <w:szCs w:val="22"/>
                    <w:shd w:val="clear" w:color="auto" w:fill="FFFFFF"/>
                  </w:rPr>
                </w:rPrChange>
              </w:rPr>
              <w:t>[14</w:t>
            </w:r>
          </w:ins>
          <w:ins w:id="1153" w:author="jake moses" w:date="2020-12-08T16:03:00Z">
            <w:r w:rsidR="001756DD" w:rsidRPr="00E17A95">
              <w:rPr>
                <w:color w:val="000000"/>
                <w:sz w:val="22"/>
                <w:szCs w:val="22"/>
                <w:shd w:val="clear" w:color="auto" w:fill="FFFFFF"/>
                <w:rPrChange w:id="1154" w:author="jake moses" w:date="2020-12-08T16:38:00Z">
                  <w:rPr>
                    <w:color w:val="000000"/>
                    <w:sz w:val="22"/>
                    <w:szCs w:val="22"/>
                    <w:shd w:val="clear" w:color="auto" w:fill="FFFFFF"/>
                  </w:rPr>
                </w:rPrChange>
              </w:rPr>
              <w:t>] Food</w:t>
            </w:r>
          </w:ins>
          <w:ins w:id="1155" w:author="jake moses" w:date="2020-12-07T18:37:00Z">
            <w:r w:rsidRPr="00E17A95">
              <w:rPr>
                <w:color w:val="000000"/>
                <w:sz w:val="22"/>
                <w:szCs w:val="22"/>
                <w:shd w:val="clear" w:color="auto" w:fill="FFFFFF"/>
                <w:rPrChange w:id="1156" w:author="jake moses" w:date="2020-12-08T16:38:00Z">
                  <w:rPr>
                    <w:color w:val="000000"/>
                    <w:sz w:val="22"/>
                    <w:szCs w:val="22"/>
                    <w:shd w:val="clear" w:color="auto" w:fill="FFFFFF"/>
                  </w:rPr>
                </w:rPrChange>
              </w:rPr>
              <w:t xml:space="preserve"> and Drug Administration, "FDA Food Code 2017", U.S. Department of Health and Human Services, College Park, MD, 2017.</w:t>
            </w:r>
          </w:ins>
        </w:p>
        <w:p w14:paraId="70E0BDB3" w14:textId="77777777" w:rsidR="00F52757" w:rsidRPr="00E17A95" w:rsidRDefault="00F52757" w:rsidP="00F52757">
          <w:pPr>
            <w:spacing w:after="0" w:line="240" w:lineRule="auto"/>
            <w:rPr>
              <w:ins w:id="1157" w:author="jake moses" w:date="2020-12-07T18:37:00Z"/>
              <w:rPrChange w:id="1158" w:author="jake moses" w:date="2020-12-08T16:38:00Z">
                <w:rPr>
                  <w:ins w:id="1159" w:author="jake moses" w:date="2020-12-07T18:37:00Z"/>
                </w:rPr>
              </w:rPrChange>
            </w:rPr>
          </w:pPr>
        </w:p>
        <w:p w14:paraId="78DA60F4" w14:textId="1571B4C3" w:rsidR="00F52757" w:rsidRPr="00E17A95" w:rsidRDefault="00F52757" w:rsidP="00F52757">
          <w:pPr>
            <w:spacing w:after="0" w:line="240" w:lineRule="auto"/>
            <w:rPr>
              <w:ins w:id="1160" w:author="jake moses" w:date="2020-12-07T18:37:00Z"/>
              <w:rPrChange w:id="1161" w:author="jake moses" w:date="2020-12-08T16:38:00Z">
                <w:rPr>
                  <w:ins w:id="1162" w:author="jake moses" w:date="2020-12-07T18:37:00Z"/>
                </w:rPr>
              </w:rPrChange>
            </w:rPr>
          </w:pPr>
          <w:ins w:id="1163" w:author="jake moses" w:date="2020-12-07T18:37:00Z">
            <w:r w:rsidRPr="00E17A95">
              <w:rPr>
                <w:color w:val="000000"/>
                <w:sz w:val="22"/>
                <w:szCs w:val="22"/>
                <w:rPrChange w:id="1164" w:author="jake moses" w:date="2020-12-08T16:38:00Z">
                  <w:rPr>
                    <w:color w:val="000000"/>
                    <w:sz w:val="22"/>
                    <w:szCs w:val="22"/>
                  </w:rPr>
                </w:rPrChange>
              </w:rPr>
              <w:t xml:space="preserve">[15] Pew Research Center: Internet, Science &amp; Tech. 2020. Demographics </w:t>
            </w:r>
          </w:ins>
          <w:ins w:id="1165" w:author="jake moses" w:date="2020-12-08T16:03:00Z">
            <w:r w:rsidR="001756DD" w:rsidRPr="00E17A95">
              <w:rPr>
                <w:color w:val="000000"/>
                <w:sz w:val="22"/>
                <w:szCs w:val="22"/>
                <w:rPrChange w:id="1166" w:author="jake moses" w:date="2020-12-08T16:38:00Z">
                  <w:rPr>
                    <w:color w:val="000000"/>
                    <w:sz w:val="22"/>
                    <w:szCs w:val="22"/>
                  </w:rPr>
                </w:rPrChange>
              </w:rPr>
              <w:t>of</w:t>
            </w:r>
          </w:ins>
          <w:ins w:id="1167" w:author="jake moses" w:date="2020-12-07T18:37:00Z">
            <w:r w:rsidRPr="00E17A95">
              <w:rPr>
                <w:color w:val="000000"/>
                <w:sz w:val="22"/>
                <w:szCs w:val="22"/>
                <w:rPrChange w:id="1168" w:author="jake moses" w:date="2020-12-08T16:38:00Z">
                  <w:rPr>
                    <w:color w:val="000000"/>
                    <w:sz w:val="22"/>
                    <w:szCs w:val="22"/>
                  </w:rPr>
                </w:rPrChange>
              </w:rPr>
              <w:t xml:space="preserve"> Mobile Device Ownership </w:t>
            </w:r>
          </w:ins>
          <w:ins w:id="1169" w:author="jake moses" w:date="2020-12-08T16:03:00Z">
            <w:r w:rsidR="001756DD" w:rsidRPr="00E17A95">
              <w:rPr>
                <w:color w:val="000000"/>
                <w:sz w:val="22"/>
                <w:szCs w:val="22"/>
                <w:rPrChange w:id="1170" w:author="jake moses" w:date="2020-12-08T16:38:00Z">
                  <w:rPr>
                    <w:color w:val="000000"/>
                    <w:sz w:val="22"/>
                    <w:szCs w:val="22"/>
                  </w:rPr>
                </w:rPrChange>
              </w:rPr>
              <w:t>and</w:t>
            </w:r>
          </w:ins>
          <w:ins w:id="1171" w:author="jake moses" w:date="2020-12-07T18:37:00Z">
            <w:r w:rsidRPr="00E17A95">
              <w:rPr>
                <w:color w:val="000000"/>
                <w:sz w:val="22"/>
                <w:szCs w:val="22"/>
                <w:rPrChange w:id="1172" w:author="jake moses" w:date="2020-12-08T16:38:00Z">
                  <w:rPr>
                    <w:color w:val="000000"/>
                    <w:sz w:val="22"/>
                    <w:szCs w:val="22"/>
                  </w:rPr>
                </w:rPrChange>
              </w:rPr>
              <w:t xml:space="preserve"> Adoption </w:t>
            </w:r>
          </w:ins>
          <w:ins w:id="1173" w:author="jake moses" w:date="2020-12-08T16:03:00Z">
            <w:r w:rsidR="001756DD" w:rsidRPr="00E17A95">
              <w:rPr>
                <w:color w:val="000000"/>
                <w:sz w:val="22"/>
                <w:szCs w:val="22"/>
                <w:rPrChange w:id="1174" w:author="jake moses" w:date="2020-12-08T16:38:00Z">
                  <w:rPr>
                    <w:color w:val="000000"/>
                    <w:sz w:val="22"/>
                    <w:szCs w:val="22"/>
                  </w:rPr>
                </w:rPrChange>
              </w:rPr>
              <w:t>in</w:t>
            </w:r>
          </w:ins>
          <w:ins w:id="1175" w:author="jake moses" w:date="2020-12-07T18:37:00Z">
            <w:r w:rsidRPr="00E17A95">
              <w:rPr>
                <w:color w:val="000000"/>
                <w:sz w:val="22"/>
                <w:szCs w:val="22"/>
                <w:rPrChange w:id="1176" w:author="jake moses" w:date="2020-12-08T16:38:00Z">
                  <w:rPr>
                    <w:color w:val="000000"/>
                    <w:sz w:val="22"/>
                    <w:szCs w:val="22"/>
                  </w:rPr>
                </w:rPrChange>
              </w:rPr>
              <w:t xml:space="preserve"> The United States. [online] Available at: &lt;https://www.pewresearch.org/internet/fact-sheet/mobile/&gt; [Accessed 14 September 2020].</w:t>
            </w:r>
          </w:ins>
        </w:p>
        <w:p w14:paraId="6CC66441" w14:textId="77777777" w:rsidR="00F52757" w:rsidRPr="00E17A95" w:rsidRDefault="00F52757" w:rsidP="00F52757">
          <w:pPr>
            <w:spacing w:after="0" w:line="240" w:lineRule="auto"/>
            <w:rPr>
              <w:ins w:id="1177" w:author="jake moses" w:date="2020-12-07T18:37:00Z"/>
              <w:rPrChange w:id="1178" w:author="jake moses" w:date="2020-12-08T16:38:00Z">
                <w:rPr>
                  <w:ins w:id="1179" w:author="jake moses" w:date="2020-12-07T18:37:00Z"/>
                </w:rPr>
              </w:rPrChange>
            </w:rPr>
          </w:pPr>
        </w:p>
        <w:p w14:paraId="1BAB8EF1" w14:textId="3E4776F2" w:rsidR="00294D87" w:rsidRPr="00E17A95" w:rsidDel="00F52757" w:rsidRDefault="00EF02DB">
          <w:pPr>
            <w:pStyle w:val="Heading2"/>
            <w:rPr>
              <w:del w:id="1180" w:author="jake moses" w:date="2020-12-07T18:36:00Z"/>
              <w:rPrChange w:id="1181" w:author="jake moses" w:date="2020-12-08T16:38:00Z">
                <w:rPr>
                  <w:del w:id="1182" w:author="jake moses" w:date="2020-12-07T18:36:00Z"/>
                </w:rPr>
              </w:rPrChange>
            </w:rPr>
          </w:pPr>
          <w:del w:id="1183" w:author="jake moses" w:date="2020-12-07T18:36:00Z">
            <w:r w:rsidRPr="00E17A95" w:rsidDel="00F52757">
              <w:rPr>
                <w:rPrChange w:id="1184" w:author="jake moses" w:date="2020-12-08T16:38:00Z">
                  <w:rPr/>
                </w:rPrChange>
              </w:rPr>
              <w:delText>References</w:delText>
            </w:r>
          </w:del>
        </w:p>
        <w:p w14:paraId="1F976528" w14:textId="79B3DF55" w:rsidR="00294D87" w:rsidRPr="00E17A95" w:rsidDel="00F52757" w:rsidRDefault="00EF02DB">
          <w:pPr>
            <w:rPr>
              <w:del w:id="1185" w:author="jake moses" w:date="2020-12-07T18:36:00Z"/>
              <w:rPrChange w:id="1186" w:author="jake moses" w:date="2020-12-08T16:38:00Z">
                <w:rPr>
                  <w:del w:id="1187" w:author="jake moses" w:date="2020-12-07T18:36:00Z"/>
                </w:rPr>
              </w:rPrChange>
            </w:rPr>
          </w:pPr>
          <w:del w:id="1188" w:author="jake moses" w:date="2020-12-07T18:36:00Z">
            <w:r w:rsidRPr="00E17A95" w:rsidDel="00F52757">
              <w:rPr>
                <w:rPrChange w:id="1189" w:author="jake moses" w:date="2020-12-08T16:38:00Z">
                  <w:rPr/>
                </w:rPrChange>
              </w:rPr>
              <w:tab/>
            </w:r>
          </w:del>
        </w:p>
        <w:p w14:paraId="0E106C74" w14:textId="08267A9D" w:rsidR="00294D87" w:rsidRPr="00E17A95" w:rsidDel="00F52757" w:rsidRDefault="00EF02DB">
          <w:pPr>
            <w:pBdr>
              <w:top w:val="nil"/>
              <w:left w:val="nil"/>
              <w:bottom w:val="nil"/>
              <w:right w:val="nil"/>
              <w:between w:val="nil"/>
            </w:pBdr>
            <w:tabs>
              <w:tab w:val="left" w:pos="384"/>
            </w:tabs>
            <w:spacing w:after="0" w:line="240" w:lineRule="auto"/>
            <w:ind w:left="384" w:hanging="384"/>
            <w:rPr>
              <w:del w:id="1190" w:author="jake moses" w:date="2020-12-07T18:36:00Z"/>
              <w:color w:val="000000"/>
              <w:rPrChange w:id="1191" w:author="jake moses" w:date="2020-12-08T16:38:00Z">
                <w:rPr>
                  <w:del w:id="1192" w:author="jake moses" w:date="2020-12-07T18:36:00Z"/>
                  <w:color w:val="000000"/>
                </w:rPr>
              </w:rPrChange>
            </w:rPr>
          </w:pPr>
          <w:del w:id="1193" w:author="jake moses" w:date="2020-12-07T18:36:00Z">
            <w:r w:rsidRPr="00E17A95" w:rsidDel="00F52757">
              <w:rPr>
                <w:color w:val="000000"/>
                <w:rPrChange w:id="1194" w:author="jake moses" w:date="2020-12-08T16:38:00Z">
                  <w:rPr>
                    <w:color w:val="000000"/>
                  </w:rPr>
                </w:rPrChange>
              </w:rPr>
              <w:delText>[1]</w:delText>
            </w:r>
            <w:r w:rsidRPr="00E17A95" w:rsidDel="00F52757">
              <w:rPr>
                <w:color w:val="000000"/>
                <w:rPrChange w:id="1195" w:author="jake moses" w:date="2020-12-08T16:38:00Z">
                  <w:rPr>
                    <w:color w:val="000000"/>
                  </w:rPr>
                </w:rPrChange>
              </w:rPr>
              <w:tab/>
              <w:delText xml:space="preserve">J. A. Morente, A. Salinas, S. Toledo-Redondo, J. Fornieles-Callejon, A. Mendez, and J. Porti, “A New Experiment-Based Way to Introduce Fourier Transform and Time Domain #x2013;Frequency Domain Duality,” </w:delText>
            </w:r>
            <w:r w:rsidRPr="00E17A95" w:rsidDel="00F52757">
              <w:rPr>
                <w:i/>
                <w:color w:val="000000"/>
                <w:rPrChange w:id="1196" w:author="jake moses" w:date="2020-12-08T16:38:00Z">
                  <w:rPr>
                    <w:i/>
                    <w:color w:val="000000"/>
                  </w:rPr>
                </w:rPrChange>
              </w:rPr>
              <w:delText>IEEE Trans. Educ.</w:delText>
            </w:r>
            <w:r w:rsidRPr="00E17A95" w:rsidDel="00F52757">
              <w:rPr>
                <w:color w:val="000000"/>
                <w:rPrChange w:id="1197" w:author="jake moses" w:date="2020-12-08T16:38:00Z">
                  <w:rPr>
                    <w:color w:val="000000"/>
                  </w:rPr>
                </w:rPrChange>
              </w:rPr>
              <w:delText>, vol. 56, no. 4, pp. 400–406, Nov. 2013.</w:delText>
            </w:r>
          </w:del>
        </w:p>
        <w:p w14:paraId="271D451B" w14:textId="081DF586" w:rsidR="00294D87" w:rsidRPr="00E17A95" w:rsidDel="00F52757" w:rsidRDefault="00EF02DB">
          <w:pPr>
            <w:pBdr>
              <w:top w:val="nil"/>
              <w:left w:val="nil"/>
              <w:bottom w:val="nil"/>
              <w:right w:val="nil"/>
              <w:between w:val="nil"/>
            </w:pBdr>
            <w:tabs>
              <w:tab w:val="left" w:pos="384"/>
            </w:tabs>
            <w:spacing w:after="0" w:line="240" w:lineRule="auto"/>
            <w:ind w:left="384" w:hanging="384"/>
            <w:rPr>
              <w:del w:id="1198" w:author="jake moses" w:date="2020-12-07T18:36:00Z"/>
              <w:color w:val="000000"/>
              <w:rPrChange w:id="1199" w:author="jake moses" w:date="2020-12-08T16:38:00Z">
                <w:rPr>
                  <w:del w:id="1200" w:author="jake moses" w:date="2020-12-07T18:36:00Z"/>
                  <w:color w:val="000000"/>
                </w:rPr>
              </w:rPrChange>
            </w:rPr>
          </w:pPr>
          <w:del w:id="1201" w:author="jake moses" w:date="2020-12-07T18:36:00Z">
            <w:r w:rsidRPr="00E17A95" w:rsidDel="00F52757">
              <w:rPr>
                <w:color w:val="000000"/>
                <w:rPrChange w:id="1202" w:author="jake moses" w:date="2020-12-08T16:38:00Z">
                  <w:rPr>
                    <w:color w:val="000000"/>
                  </w:rPr>
                </w:rPrChange>
              </w:rPr>
              <w:delText>[2]</w:delText>
            </w:r>
            <w:r w:rsidRPr="00E17A95" w:rsidDel="00F52757">
              <w:rPr>
                <w:color w:val="000000"/>
                <w:rPrChange w:id="1203" w:author="jake moses" w:date="2020-12-08T16:38:00Z">
                  <w:rPr>
                    <w:color w:val="000000"/>
                  </w:rPr>
                </w:rPrChange>
              </w:rPr>
              <w:tab/>
              <w:delText>“MSP430G2553 | MSP430G2x/i2x | MSP430 ultra-low-power MCUs | Description &amp; parametrics.” [Online]. Available: http://www.ti.com/product/MSP430G2553. [Accessed: 06-Dec-2016].</w:delText>
            </w:r>
          </w:del>
        </w:p>
        <w:customXmlInsRangeStart w:id="1204" w:author="jake moses" w:date="2020-12-07T18:36:00Z"/>
      </w:sdtContent>
    </w:sdt>
    <w:customXmlInsRangeEnd w:id="1204"/>
    <w:p w14:paraId="28F0E1AB" w14:textId="77777777" w:rsidR="00294D87" w:rsidRPr="00E17A95" w:rsidRDefault="00294D87">
      <w:pPr>
        <w:rPr>
          <w:rPrChange w:id="1205" w:author="jake moses" w:date="2020-12-08T16:38:00Z">
            <w:rPr/>
          </w:rPrChange>
        </w:rPr>
      </w:pPr>
    </w:p>
    <w:p w14:paraId="3C0E3430" w14:textId="77777777" w:rsidR="00294D87" w:rsidRPr="00E17A95" w:rsidRDefault="00294D87">
      <w:pPr>
        <w:rPr>
          <w:rPrChange w:id="1206" w:author="jake moses" w:date="2020-12-08T16:38:00Z">
            <w:rPr/>
          </w:rPrChange>
        </w:rPr>
      </w:pPr>
    </w:p>
    <w:p w14:paraId="07F4F1D4" w14:textId="77777777" w:rsidR="00294D87" w:rsidRPr="00E17A95" w:rsidRDefault="00EF02DB">
      <w:pPr>
        <w:pStyle w:val="Heading2"/>
        <w:rPr>
          <w:rPrChange w:id="1207" w:author="jake moses" w:date="2020-12-08T16:38:00Z">
            <w:rPr/>
          </w:rPrChange>
        </w:rPr>
      </w:pPr>
      <w:bookmarkStart w:id="1208" w:name="_Toc58337936"/>
      <w:r w:rsidRPr="00E17A95">
        <w:rPr>
          <w:rPrChange w:id="1209" w:author="jake moses" w:date="2020-12-08T16:38:00Z">
            <w:rPr/>
          </w:rPrChange>
        </w:rPr>
        <w:lastRenderedPageBreak/>
        <w:t>Appendix</w:t>
      </w:r>
      <w:bookmarkEnd w:id="1208"/>
    </w:p>
    <w:p w14:paraId="5AEE0411" w14:textId="68D06FDB" w:rsidR="00294D87" w:rsidRPr="00E17A95" w:rsidRDefault="00EF02DB">
      <w:pPr>
        <w:rPr>
          <w:ins w:id="1210" w:author="jake moses" w:date="2020-12-08T16:26:00Z"/>
          <w:rPrChange w:id="1211" w:author="jake moses" w:date="2020-12-08T16:38:00Z">
            <w:rPr>
              <w:ins w:id="1212" w:author="jake moses" w:date="2020-12-08T16:26:00Z"/>
            </w:rPr>
          </w:rPrChange>
        </w:rPr>
      </w:pPr>
      <w:r w:rsidRPr="00E17A95">
        <w:rPr>
          <w:rPrChange w:id="1213" w:author="jake moses" w:date="2020-12-08T16:38:00Z">
            <w:rPr/>
          </w:rPrChange>
        </w:rPr>
        <w:t>In this section you should include helpful information that does not fit into the above categories but will be helpful in understanding and assessing your work. Complete code listings should be in this section, and detailed cad drawings.</w:t>
      </w:r>
    </w:p>
    <w:p w14:paraId="5A323F5A" w14:textId="54B53A48" w:rsidR="003B7099" w:rsidRPr="00E17A95" w:rsidRDefault="003B7099">
      <w:pPr>
        <w:rPr>
          <w:ins w:id="1214" w:author="jake moses" w:date="2020-12-08T16:26:00Z"/>
          <w:rPrChange w:id="1215" w:author="jake moses" w:date="2020-12-08T16:38:00Z">
            <w:rPr>
              <w:ins w:id="1216" w:author="jake moses" w:date="2020-12-08T16:26:00Z"/>
            </w:rPr>
          </w:rPrChange>
        </w:rPr>
      </w:pPr>
    </w:p>
    <w:p w14:paraId="4789CD26" w14:textId="45E67B97" w:rsidR="003B7099" w:rsidRPr="00E17A95" w:rsidRDefault="003B7099">
      <w:pPr>
        <w:rPr>
          <w:ins w:id="1217" w:author="jake moses" w:date="2020-12-08T16:26:00Z"/>
          <w:b/>
          <w:bCs/>
          <w:rPrChange w:id="1218" w:author="jake moses" w:date="2020-12-08T16:38:00Z">
            <w:rPr>
              <w:ins w:id="1219" w:author="jake moses" w:date="2020-12-08T16:26:00Z"/>
              <w:b/>
              <w:bCs/>
            </w:rPr>
          </w:rPrChange>
        </w:rPr>
      </w:pPr>
      <w:ins w:id="1220" w:author="jake moses" w:date="2020-12-08T16:26:00Z">
        <w:r w:rsidRPr="00E17A95">
          <w:rPr>
            <w:b/>
            <w:bCs/>
            <w:rPrChange w:id="1221" w:author="jake moses" w:date="2020-12-08T16:38:00Z">
              <w:rPr>
                <w:b/>
                <w:bCs/>
              </w:rPr>
            </w:rPrChange>
          </w:rPr>
          <w:t>Embedded (MSP430) Code</w:t>
        </w:r>
      </w:ins>
    </w:p>
    <w:p w14:paraId="36201A1C" w14:textId="44243DB4" w:rsidR="003B7099" w:rsidRPr="00E17A95" w:rsidRDefault="003B7099">
      <w:pPr>
        <w:rPr>
          <w:ins w:id="1222" w:author="jake moses" w:date="2020-12-08T16:26:00Z"/>
          <w:b/>
          <w:bCs/>
          <w:sz w:val="22"/>
          <w:szCs w:val="22"/>
          <w:rPrChange w:id="1223" w:author="jake moses" w:date="2020-12-08T16:38:00Z">
            <w:rPr>
              <w:ins w:id="1224" w:author="jake moses" w:date="2020-12-08T16:26:00Z"/>
              <w:b/>
              <w:bCs/>
              <w:sz w:val="22"/>
              <w:szCs w:val="22"/>
            </w:rPr>
          </w:rPrChange>
        </w:rPr>
      </w:pPr>
      <w:proofErr w:type="spellStart"/>
      <w:ins w:id="1225" w:author="jake moses" w:date="2020-12-08T16:26:00Z">
        <w:r w:rsidRPr="00E17A95">
          <w:rPr>
            <w:b/>
            <w:bCs/>
            <w:sz w:val="22"/>
            <w:szCs w:val="22"/>
            <w:rPrChange w:id="1226" w:author="jake moses" w:date="2020-12-08T16:38:00Z">
              <w:rPr>
                <w:b/>
                <w:bCs/>
                <w:sz w:val="22"/>
                <w:szCs w:val="22"/>
              </w:rPr>
            </w:rPrChange>
          </w:rPr>
          <w:t>Main.c</w:t>
        </w:r>
        <w:proofErr w:type="spellEnd"/>
      </w:ins>
    </w:p>
    <w:p w14:paraId="1AAFFB81" w14:textId="77777777" w:rsidR="003B7099" w:rsidRPr="00E17A95" w:rsidRDefault="003B7099" w:rsidP="003B7099">
      <w:pPr>
        <w:pStyle w:val="PlainText"/>
        <w:rPr>
          <w:ins w:id="1227" w:author="jake moses" w:date="2020-12-08T16:30:00Z"/>
          <w:rFonts w:ascii="Times New Roman" w:hAnsi="Times New Roman" w:cs="Times New Roman"/>
          <w:rPrChange w:id="1228" w:author="jake moses" w:date="2020-12-08T16:38:00Z">
            <w:rPr>
              <w:ins w:id="1229" w:author="jake moses" w:date="2020-12-08T16:30:00Z"/>
              <w:rFonts w:ascii="Courier New" w:hAnsi="Courier New" w:cs="Courier New"/>
            </w:rPr>
          </w:rPrChange>
        </w:rPr>
      </w:pPr>
      <w:ins w:id="1230" w:author="jake moses" w:date="2020-12-08T16:30:00Z">
        <w:r w:rsidRPr="00E17A95">
          <w:rPr>
            <w:rFonts w:ascii="Times New Roman" w:hAnsi="Times New Roman" w:cs="Times New Roman"/>
            <w:rPrChange w:id="1231"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1232" w:author="jake moses" w:date="2020-12-08T16:38:00Z">
              <w:rPr>
                <w:rFonts w:ascii="Courier New" w:hAnsi="Courier New" w:cs="Courier New"/>
              </w:rPr>
            </w:rPrChange>
          </w:rPr>
          <w:t>bluetooth.h</w:t>
        </w:r>
        <w:proofErr w:type="spellEnd"/>
        <w:r w:rsidRPr="00E17A95">
          <w:rPr>
            <w:rFonts w:ascii="Times New Roman" w:hAnsi="Times New Roman" w:cs="Times New Roman"/>
            <w:rPrChange w:id="1233" w:author="jake moses" w:date="2020-12-08T16:38:00Z">
              <w:rPr>
                <w:rFonts w:ascii="Courier New" w:hAnsi="Courier New" w:cs="Courier New"/>
              </w:rPr>
            </w:rPrChange>
          </w:rPr>
          <w:t>&gt;</w:t>
        </w:r>
      </w:ins>
    </w:p>
    <w:p w14:paraId="6C50353D" w14:textId="77777777" w:rsidR="003B7099" w:rsidRPr="00E17A95" w:rsidRDefault="003B7099" w:rsidP="003B7099">
      <w:pPr>
        <w:pStyle w:val="PlainText"/>
        <w:rPr>
          <w:ins w:id="1234" w:author="jake moses" w:date="2020-12-08T16:30:00Z"/>
          <w:rFonts w:ascii="Times New Roman" w:hAnsi="Times New Roman" w:cs="Times New Roman"/>
          <w:rPrChange w:id="1235" w:author="jake moses" w:date="2020-12-08T16:38:00Z">
            <w:rPr>
              <w:ins w:id="1236" w:author="jake moses" w:date="2020-12-08T16:30:00Z"/>
              <w:rFonts w:ascii="Courier New" w:hAnsi="Courier New" w:cs="Courier New"/>
            </w:rPr>
          </w:rPrChange>
        </w:rPr>
      </w:pPr>
      <w:ins w:id="1237" w:author="jake moses" w:date="2020-12-08T16:30:00Z">
        <w:r w:rsidRPr="00E17A95">
          <w:rPr>
            <w:rFonts w:ascii="Times New Roman" w:hAnsi="Times New Roman" w:cs="Times New Roman"/>
            <w:rPrChange w:id="1238" w:author="jake moses" w:date="2020-12-08T16:38:00Z">
              <w:rPr>
                <w:rFonts w:ascii="Courier New" w:hAnsi="Courier New" w:cs="Courier New"/>
              </w:rPr>
            </w:rPrChange>
          </w:rPr>
          <w:t>#include &lt;msp430.h&gt;</w:t>
        </w:r>
      </w:ins>
    </w:p>
    <w:p w14:paraId="5C1759E6" w14:textId="77777777" w:rsidR="003B7099" w:rsidRPr="00E17A95" w:rsidRDefault="003B7099" w:rsidP="00D00036">
      <w:pPr>
        <w:pStyle w:val="PlainText"/>
        <w:rPr>
          <w:ins w:id="1239" w:author="jake moses" w:date="2020-12-08T16:30:00Z"/>
          <w:rFonts w:ascii="Times New Roman" w:hAnsi="Times New Roman" w:cs="Times New Roman"/>
          <w:rPrChange w:id="1240" w:author="jake moses" w:date="2020-12-08T16:38:00Z">
            <w:rPr>
              <w:ins w:id="1241" w:author="jake moses" w:date="2020-12-08T16:30:00Z"/>
              <w:rFonts w:ascii="Courier New" w:hAnsi="Courier New" w:cs="Courier New"/>
            </w:rPr>
          </w:rPrChange>
        </w:rPr>
      </w:pPr>
      <w:ins w:id="1242" w:author="jake moses" w:date="2020-12-08T16:30:00Z">
        <w:r w:rsidRPr="00E17A95">
          <w:rPr>
            <w:rFonts w:ascii="Times New Roman" w:hAnsi="Times New Roman" w:cs="Times New Roman"/>
            <w:rPrChange w:id="1243"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1244" w:author="jake moses" w:date="2020-12-08T16:38:00Z">
              <w:rPr>
                <w:rFonts w:ascii="Courier New" w:hAnsi="Courier New" w:cs="Courier New"/>
              </w:rPr>
            </w:rPrChange>
          </w:rPr>
          <w:t>motor.h</w:t>
        </w:r>
        <w:proofErr w:type="spellEnd"/>
        <w:r w:rsidRPr="00E17A95">
          <w:rPr>
            <w:rFonts w:ascii="Times New Roman" w:hAnsi="Times New Roman" w:cs="Times New Roman"/>
            <w:rPrChange w:id="1245" w:author="jake moses" w:date="2020-12-08T16:38:00Z">
              <w:rPr>
                <w:rFonts w:ascii="Courier New" w:hAnsi="Courier New" w:cs="Courier New"/>
              </w:rPr>
            </w:rPrChange>
          </w:rPr>
          <w:t>&gt;</w:t>
        </w:r>
      </w:ins>
    </w:p>
    <w:p w14:paraId="06E0A666" w14:textId="77777777" w:rsidR="003B7099" w:rsidRPr="00E17A95" w:rsidRDefault="003B7099" w:rsidP="00D00036">
      <w:pPr>
        <w:pStyle w:val="PlainText"/>
        <w:rPr>
          <w:ins w:id="1246" w:author="jake moses" w:date="2020-12-08T16:30:00Z"/>
          <w:rFonts w:ascii="Times New Roman" w:hAnsi="Times New Roman" w:cs="Times New Roman"/>
          <w:rPrChange w:id="1247" w:author="jake moses" w:date="2020-12-08T16:38:00Z">
            <w:rPr>
              <w:ins w:id="1248" w:author="jake moses" w:date="2020-12-08T16:30:00Z"/>
              <w:rFonts w:ascii="Courier New" w:hAnsi="Courier New" w:cs="Courier New"/>
            </w:rPr>
          </w:rPrChange>
        </w:rPr>
      </w:pPr>
      <w:ins w:id="1249" w:author="jake moses" w:date="2020-12-08T16:30:00Z">
        <w:r w:rsidRPr="00E17A95">
          <w:rPr>
            <w:rFonts w:ascii="Times New Roman" w:hAnsi="Times New Roman" w:cs="Times New Roman"/>
            <w:rPrChange w:id="1250" w:author="jake moses" w:date="2020-12-08T16:38:00Z">
              <w:rPr>
                <w:rFonts w:ascii="Courier New" w:hAnsi="Courier New" w:cs="Courier New"/>
              </w:rPr>
            </w:rPrChange>
          </w:rPr>
          <w:t>#include &lt;MSP430FR2xx_4xx/</w:t>
        </w:r>
        <w:proofErr w:type="spellStart"/>
        <w:r w:rsidRPr="00E17A95">
          <w:rPr>
            <w:rFonts w:ascii="Times New Roman" w:hAnsi="Times New Roman" w:cs="Times New Roman"/>
            <w:rPrChange w:id="1251" w:author="jake moses" w:date="2020-12-08T16:38:00Z">
              <w:rPr>
                <w:rFonts w:ascii="Courier New" w:hAnsi="Courier New" w:cs="Courier New"/>
              </w:rPr>
            </w:rPrChange>
          </w:rPr>
          <w:t>driverlib.h</w:t>
        </w:r>
        <w:proofErr w:type="spellEnd"/>
        <w:r w:rsidRPr="00E17A95">
          <w:rPr>
            <w:rFonts w:ascii="Times New Roman" w:hAnsi="Times New Roman" w:cs="Times New Roman"/>
            <w:rPrChange w:id="1252" w:author="jake moses" w:date="2020-12-08T16:38:00Z">
              <w:rPr>
                <w:rFonts w:ascii="Courier New" w:hAnsi="Courier New" w:cs="Courier New"/>
              </w:rPr>
            </w:rPrChange>
          </w:rPr>
          <w:t>&gt;</w:t>
        </w:r>
      </w:ins>
    </w:p>
    <w:p w14:paraId="735C425C" w14:textId="77777777" w:rsidR="003B7099" w:rsidRPr="00E17A95" w:rsidRDefault="003B7099" w:rsidP="00D00036">
      <w:pPr>
        <w:pStyle w:val="PlainText"/>
        <w:rPr>
          <w:ins w:id="1253" w:author="jake moses" w:date="2020-12-08T16:30:00Z"/>
          <w:rFonts w:ascii="Times New Roman" w:hAnsi="Times New Roman" w:cs="Times New Roman"/>
          <w:rPrChange w:id="1254" w:author="jake moses" w:date="2020-12-08T16:38:00Z">
            <w:rPr>
              <w:ins w:id="1255" w:author="jake moses" w:date="2020-12-08T16:30:00Z"/>
              <w:rFonts w:ascii="Courier New" w:hAnsi="Courier New" w:cs="Courier New"/>
            </w:rPr>
          </w:rPrChange>
        </w:rPr>
      </w:pPr>
      <w:ins w:id="1256" w:author="jake moses" w:date="2020-12-08T16:30:00Z">
        <w:r w:rsidRPr="00E17A95">
          <w:rPr>
            <w:rFonts w:ascii="Times New Roman" w:hAnsi="Times New Roman" w:cs="Times New Roman"/>
            <w:rPrChange w:id="1257"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1258" w:author="jake moses" w:date="2020-12-08T16:38:00Z">
              <w:rPr>
                <w:rFonts w:ascii="Courier New" w:hAnsi="Courier New" w:cs="Courier New"/>
              </w:rPr>
            </w:rPrChange>
          </w:rPr>
          <w:t>sensor.h</w:t>
        </w:r>
        <w:proofErr w:type="spellEnd"/>
        <w:r w:rsidRPr="00E17A95">
          <w:rPr>
            <w:rFonts w:ascii="Times New Roman" w:hAnsi="Times New Roman" w:cs="Times New Roman"/>
            <w:rPrChange w:id="1259" w:author="jake moses" w:date="2020-12-08T16:38:00Z">
              <w:rPr>
                <w:rFonts w:ascii="Courier New" w:hAnsi="Courier New" w:cs="Courier New"/>
              </w:rPr>
            </w:rPrChange>
          </w:rPr>
          <w:t>&gt;</w:t>
        </w:r>
      </w:ins>
    </w:p>
    <w:p w14:paraId="356AC32D" w14:textId="77777777" w:rsidR="003B7099" w:rsidRPr="00E17A95" w:rsidRDefault="003B7099" w:rsidP="00E17A95">
      <w:pPr>
        <w:pStyle w:val="PlainText"/>
        <w:rPr>
          <w:ins w:id="1260" w:author="jake moses" w:date="2020-12-08T16:30:00Z"/>
          <w:rFonts w:ascii="Times New Roman" w:hAnsi="Times New Roman" w:cs="Times New Roman"/>
          <w:rPrChange w:id="1261" w:author="jake moses" w:date="2020-12-08T16:38:00Z">
            <w:rPr>
              <w:ins w:id="1262" w:author="jake moses" w:date="2020-12-08T16:30:00Z"/>
              <w:rFonts w:ascii="Courier New" w:hAnsi="Courier New" w:cs="Courier New"/>
            </w:rPr>
          </w:rPrChange>
        </w:rPr>
      </w:pPr>
    </w:p>
    <w:p w14:paraId="5BCE63A5" w14:textId="77777777" w:rsidR="003B7099" w:rsidRPr="00E17A95" w:rsidRDefault="003B7099" w:rsidP="003B7099">
      <w:pPr>
        <w:pStyle w:val="PlainText"/>
        <w:rPr>
          <w:ins w:id="1263" w:author="jake moses" w:date="2020-12-08T16:30:00Z"/>
          <w:rFonts w:ascii="Times New Roman" w:hAnsi="Times New Roman" w:cs="Times New Roman"/>
          <w:rPrChange w:id="1264" w:author="jake moses" w:date="2020-12-08T16:38:00Z">
            <w:rPr>
              <w:ins w:id="1265" w:author="jake moses" w:date="2020-12-08T16:30:00Z"/>
              <w:rFonts w:ascii="Courier New" w:hAnsi="Courier New" w:cs="Courier New"/>
            </w:rPr>
          </w:rPrChange>
        </w:rPr>
        <w:pPrChange w:id="1266" w:author="jake moses" w:date="2020-12-08T16:31:00Z">
          <w:pPr>
            <w:pStyle w:val="PlainText"/>
          </w:pPr>
        </w:pPrChange>
      </w:pPr>
      <w:ins w:id="1267" w:author="jake moses" w:date="2020-12-08T16:30:00Z">
        <w:r w:rsidRPr="00E17A95">
          <w:rPr>
            <w:rFonts w:ascii="Times New Roman" w:hAnsi="Times New Roman" w:cs="Times New Roman"/>
            <w:rPrChange w:id="1268" w:author="jake moses" w:date="2020-12-08T16:38:00Z">
              <w:rPr>
                <w:rFonts w:ascii="Courier New" w:hAnsi="Courier New" w:cs="Courier New"/>
              </w:rPr>
            </w:rPrChange>
          </w:rPr>
          <w:t xml:space="preserve">volatile unsigned char </w:t>
        </w:r>
        <w:proofErr w:type="spellStart"/>
        <w:r w:rsidRPr="00E17A95">
          <w:rPr>
            <w:rFonts w:ascii="Times New Roman" w:hAnsi="Times New Roman" w:cs="Times New Roman"/>
            <w:rPrChange w:id="1269"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270" w:author="jake moses" w:date="2020-12-08T16:38:00Z">
              <w:rPr>
                <w:rFonts w:ascii="Courier New" w:hAnsi="Courier New" w:cs="Courier New"/>
              </w:rPr>
            </w:rPrChange>
          </w:rPr>
          <w:t xml:space="preserve"> = '\0</w:t>
        </w:r>
        <w:proofErr w:type="gramStart"/>
        <w:r w:rsidRPr="00E17A95">
          <w:rPr>
            <w:rFonts w:ascii="Times New Roman" w:hAnsi="Times New Roman" w:cs="Times New Roman"/>
            <w:rPrChange w:id="1271" w:author="jake moses" w:date="2020-12-08T16:38:00Z">
              <w:rPr>
                <w:rFonts w:ascii="Courier New" w:hAnsi="Courier New" w:cs="Courier New"/>
              </w:rPr>
            </w:rPrChange>
          </w:rPr>
          <w:t>';</w:t>
        </w:r>
        <w:proofErr w:type="gramEnd"/>
      </w:ins>
    </w:p>
    <w:p w14:paraId="17D1AA07" w14:textId="77777777" w:rsidR="003B7099" w:rsidRPr="00E17A95" w:rsidRDefault="003B7099" w:rsidP="003B7099">
      <w:pPr>
        <w:pStyle w:val="PlainText"/>
        <w:rPr>
          <w:ins w:id="1272" w:author="jake moses" w:date="2020-12-08T16:30:00Z"/>
          <w:rFonts w:ascii="Times New Roman" w:hAnsi="Times New Roman" w:cs="Times New Roman"/>
          <w:rPrChange w:id="1273" w:author="jake moses" w:date="2020-12-08T16:38:00Z">
            <w:rPr>
              <w:ins w:id="1274" w:author="jake moses" w:date="2020-12-08T16:30:00Z"/>
              <w:rFonts w:ascii="Courier New" w:hAnsi="Courier New" w:cs="Courier New"/>
            </w:rPr>
          </w:rPrChange>
        </w:rPr>
        <w:pPrChange w:id="1275" w:author="jake moses" w:date="2020-12-08T16:31:00Z">
          <w:pPr>
            <w:pStyle w:val="PlainText"/>
          </w:pPr>
        </w:pPrChange>
      </w:pPr>
      <w:ins w:id="1276" w:author="jake moses" w:date="2020-12-08T16:30:00Z">
        <w:r w:rsidRPr="00E17A95">
          <w:rPr>
            <w:rFonts w:ascii="Times New Roman" w:hAnsi="Times New Roman" w:cs="Times New Roman"/>
            <w:rPrChange w:id="1277" w:author="jake moses" w:date="2020-12-08T16:38:00Z">
              <w:rPr>
                <w:rFonts w:ascii="Courier New" w:hAnsi="Courier New" w:cs="Courier New"/>
              </w:rPr>
            </w:rPrChange>
          </w:rPr>
          <w:t xml:space="preserve">int </w:t>
        </w:r>
        <w:proofErr w:type="spellStart"/>
        <w:r w:rsidRPr="00E17A95">
          <w:rPr>
            <w:rFonts w:ascii="Times New Roman" w:hAnsi="Times New Roman" w:cs="Times New Roman"/>
            <w:rPrChange w:id="1278" w:author="jake moses" w:date="2020-12-08T16:38:00Z">
              <w:rPr>
                <w:rFonts w:ascii="Courier New" w:hAnsi="Courier New" w:cs="Courier New"/>
              </w:rPr>
            </w:rPrChange>
          </w:rPr>
          <w:t>num_</w:t>
        </w:r>
        <w:proofErr w:type="gramStart"/>
        <w:r w:rsidRPr="00E17A95">
          <w:rPr>
            <w:rFonts w:ascii="Times New Roman" w:hAnsi="Times New Roman" w:cs="Times New Roman"/>
            <w:rPrChange w:id="1279" w:author="jake moses" w:date="2020-12-08T16:38:00Z">
              <w:rPr>
                <w:rFonts w:ascii="Courier New" w:hAnsi="Courier New" w:cs="Courier New"/>
              </w:rPr>
            </w:rPrChange>
          </w:rPr>
          <w:t>turns</w:t>
        </w:r>
        <w:proofErr w:type="spellEnd"/>
        <w:r w:rsidRPr="00E17A95">
          <w:rPr>
            <w:rFonts w:ascii="Times New Roman" w:hAnsi="Times New Roman" w:cs="Times New Roman"/>
            <w:rPrChange w:id="1280" w:author="jake moses" w:date="2020-12-08T16:38:00Z">
              <w:rPr>
                <w:rFonts w:ascii="Courier New" w:hAnsi="Courier New" w:cs="Courier New"/>
              </w:rPr>
            </w:rPrChange>
          </w:rPr>
          <w:t>;</w:t>
        </w:r>
        <w:proofErr w:type="gramEnd"/>
      </w:ins>
    </w:p>
    <w:p w14:paraId="61749666" w14:textId="77777777" w:rsidR="003B7099" w:rsidRPr="00E17A95" w:rsidRDefault="003B7099" w:rsidP="003B7099">
      <w:pPr>
        <w:pStyle w:val="PlainText"/>
        <w:rPr>
          <w:ins w:id="1281" w:author="jake moses" w:date="2020-12-08T16:30:00Z"/>
          <w:rFonts w:ascii="Times New Roman" w:hAnsi="Times New Roman" w:cs="Times New Roman"/>
          <w:rPrChange w:id="1282" w:author="jake moses" w:date="2020-12-08T16:38:00Z">
            <w:rPr>
              <w:ins w:id="1283" w:author="jake moses" w:date="2020-12-08T16:30:00Z"/>
              <w:rFonts w:ascii="Courier New" w:hAnsi="Courier New" w:cs="Courier New"/>
            </w:rPr>
          </w:rPrChange>
        </w:rPr>
        <w:pPrChange w:id="1284" w:author="jake moses" w:date="2020-12-08T16:31:00Z">
          <w:pPr>
            <w:pStyle w:val="PlainText"/>
          </w:pPr>
        </w:pPrChange>
      </w:pPr>
      <w:ins w:id="1285" w:author="jake moses" w:date="2020-12-08T16:30:00Z">
        <w:r w:rsidRPr="00E17A95">
          <w:rPr>
            <w:rFonts w:ascii="Times New Roman" w:hAnsi="Times New Roman" w:cs="Times New Roman"/>
            <w:rPrChange w:id="1286" w:author="jake moses" w:date="2020-12-08T16:38:00Z">
              <w:rPr>
                <w:rFonts w:ascii="Courier New" w:hAnsi="Courier New" w:cs="Courier New"/>
              </w:rPr>
            </w:rPrChange>
          </w:rPr>
          <w:t xml:space="preserve">bool </w:t>
        </w:r>
        <w:proofErr w:type="spellStart"/>
        <w:r w:rsidRPr="00E17A95">
          <w:rPr>
            <w:rFonts w:ascii="Times New Roman" w:hAnsi="Times New Roman" w:cs="Times New Roman"/>
            <w:rPrChange w:id="1287" w:author="jake moses" w:date="2020-12-08T16:38:00Z">
              <w:rPr>
                <w:rFonts w:ascii="Courier New" w:hAnsi="Courier New" w:cs="Courier New"/>
              </w:rPr>
            </w:rPrChange>
          </w:rPr>
          <w:t>startTurning</w:t>
        </w:r>
        <w:proofErr w:type="spellEnd"/>
        <w:r w:rsidRPr="00E17A95">
          <w:rPr>
            <w:rFonts w:ascii="Times New Roman" w:hAnsi="Times New Roman" w:cs="Times New Roman"/>
            <w:rPrChange w:id="1288" w:author="jake moses" w:date="2020-12-08T16:38:00Z">
              <w:rPr>
                <w:rFonts w:ascii="Courier New" w:hAnsi="Courier New" w:cs="Courier New"/>
              </w:rPr>
            </w:rPrChange>
          </w:rPr>
          <w:t xml:space="preserve"> = </w:t>
        </w:r>
        <w:proofErr w:type="gramStart"/>
        <w:r w:rsidRPr="00E17A95">
          <w:rPr>
            <w:rFonts w:ascii="Times New Roman" w:hAnsi="Times New Roman" w:cs="Times New Roman"/>
            <w:rPrChange w:id="1289" w:author="jake moses" w:date="2020-12-08T16:38:00Z">
              <w:rPr>
                <w:rFonts w:ascii="Courier New" w:hAnsi="Courier New" w:cs="Courier New"/>
              </w:rPr>
            </w:rPrChange>
          </w:rPr>
          <w:t>false;</w:t>
        </w:r>
        <w:proofErr w:type="gramEnd"/>
      </w:ins>
    </w:p>
    <w:p w14:paraId="50BAA850" w14:textId="77777777" w:rsidR="003B7099" w:rsidRPr="00E17A95" w:rsidRDefault="003B7099" w:rsidP="003B7099">
      <w:pPr>
        <w:pStyle w:val="PlainText"/>
        <w:rPr>
          <w:ins w:id="1290" w:author="jake moses" w:date="2020-12-08T16:30:00Z"/>
          <w:rFonts w:ascii="Times New Roman" w:hAnsi="Times New Roman" w:cs="Times New Roman"/>
          <w:rPrChange w:id="1291" w:author="jake moses" w:date="2020-12-08T16:38:00Z">
            <w:rPr>
              <w:ins w:id="1292" w:author="jake moses" w:date="2020-12-08T16:30:00Z"/>
              <w:rFonts w:ascii="Courier New" w:hAnsi="Courier New" w:cs="Courier New"/>
            </w:rPr>
          </w:rPrChange>
        </w:rPr>
        <w:pPrChange w:id="1293" w:author="jake moses" w:date="2020-12-08T16:31:00Z">
          <w:pPr>
            <w:pStyle w:val="PlainText"/>
          </w:pPr>
        </w:pPrChange>
      </w:pPr>
    </w:p>
    <w:p w14:paraId="23D7D610" w14:textId="77777777" w:rsidR="003B7099" w:rsidRPr="00E17A95" w:rsidRDefault="003B7099" w:rsidP="003B7099">
      <w:pPr>
        <w:pStyle w:val="PlainText"/>
        <w:rPr>
          <w:ins w:id="1294" w:author="jake moses" w:date="2020-12-08T16:30:00Z"/>
          <w:rFonts w:ascii="Times New Roman" w:hAnsi="Times New Roman" w:cs="Times New Roman"/>
          <w:rPrChange w:id="1295" w:author="jake moses" w:date="2020-12-08T16:38:00Z">
            <w:rPr>
              <w:ins w:id="1296" w:author="jake moses" w:date="2020-12-08T16:30:00Z"/>
              <w:rFonts w:ascii="Courier New" w:hAnsi="Courier New" w:cs="Courier New"/>
            </w:rPr>
          </w:rPrChange>
        </w:rPr>
        <w:pPrChange w:id="1297" w:author="jake moses" w:date="2020-12-08T16:31:00Z">
          <w:pPr>
            <w:pStyle w:val="PlainText"/>
          </w:pPr>
        </w:pPrChange>
      </w:pPr>
      <w:ins w:id="1298" w:author="jake moses" w:date="2020-12-08T16:30:00Z">
        <w:r w:rsidRPr="00E17A95">
          <w:rPr>
            <w:rFonts w:ascii="Times New Roman" w:hAnsi="Times New Roman" w:cs="Times New Roman"/>
            <w:rPrChange w:id="1299" w:author="jake moses" w:date="2020-12-08T16:38:00Z">
              <w:rPr>
                <w:rFonts w:ascii="Courier New" w:hAnsi="Courier New" w:cs="Courier New"/>
              </w:rPr>
            </w:rPrChange>
          </w:rPr>
          <w:t xml:space="preserve">void </w:t>
        </w:r>
        <w:proofErr w:type="gramStart"/>
        <w:r w:rsidRPr="00E17A95">
          <w:rPr>
            <w:rFonts w:ascii="Times New Roman" w:hAnsi="Times New Roman" w:cs="Times New Roman"/>
            <w:rPrChange w:id="1300" w:author="jake moses" w:date="2020-12-08T16:38:00Z">
              <w:rPr>
                <w:rFonts w:ascii="Courier New" w:hAnsi="Courier New" w:cs="Courier New"/>
              </w:rPr>
            </w:rPrChange>
          </w:rPr>
          <w:t>send(</w:t>
        </w:r>
        <w:proofErr w:type="gramEnd"/>
        <w:r w:rsidRPr="00E17A95">
          <w:rPr>
            <w:rFonts w:ascii="Times New Roman" w:hAnsi="Times New Roman" w:cs="Times New Roman"/>
            <w:rPrChange w:id="1301" w:author="jake moses" w:date="2020-12-08T16:38:00Z">
              <w:rPr>
                <w:rFonts w:ascii="Courier New" w:hAnsi="Courier New" w:cs="Courier New"/>
              </w:rPr>
            </w:rPrChange>
          </w:rPr>
          <w:t>);</w:t>
        </w:r>
      </w:ins>
    </w:p>
    <w:p w14:paraId="2A3BE4DA" w14:textId="77777777" w:rsidR="003B7099" w:rsidRPr="00E17A95" w:rsidRDefault="003B7099" w:rsidP="003B7099">
      <w:pPr>
        <w:pStyle w:val="PlainText"/>
        <w:rPr>
          <w:ins w:id="1302" w:author="jake moses" w:date="2020-12-08T16:30:00Z"/>
          <w:rFonts w:ascii="Times New Roman" w:hAnsi="Times New Roman" w:cs="Times New Roman"/>
          <w:rPrChange w:id="1303" w:author="jake moses" w:date="2020-12-08T16:38:00Z">
            <w:rPr>
              <w:ins w:id="1304" w:author="jake moses" w:date="2020-12-08T16:30:00Z"/>
              <w:rFonts w:ascii="Courier New" w:hAnsi="Courier New" w:cs="Courier New"/>
            </w:rPr>
          </w:rPrChange>
        </w:rPr>
        <w:pPrChange w:id="1305" w:author="jake moses" w:date="2020-12-08T16:31:00Z">
          <w:pPr>
            <w:pStyle w:val="PlainText"/>
          </w:pPr>
        </w:pPrChange>
      </w:pPr>
      <w:ins w:id="1306" w:author="jake moses" w:date="2020-12-08T16:30:00Z">
        <w:r w:rsidRPr="00E17A95">
          <w:rPr>
            <w:rFonts w:ascii="Times New Roman" w:hAnsi="Times New Roman" w:cs="Times New Roman"/>
            <w:rPrChange w:id="1307" w:author="jake moses" w:date="2020-12-08T16:38:00Z">
              <w:rPr>
                <w:rFonts w:ascii="Courier New" w:hAnsi="Courier New" w:cs="Courier New"/>
              </w:rPr>
            </w:rPrChange>
          </w:rPr>
          <w:t xml:space="preserve">void </w:t>
        </w:r>
        <w:proofErr w:type="spellStart"/>
        <w:proofErr w:type="gramStart"/>
        <w:r w:rsidRPr="00E17A95">
          <w:rPr>
            <w:rFonts w:ascii="Times New Roman" w:hAnsi="Times New Roman" w:cs="Times New Roman"/>
            <w:rPrChange w:id="1308" w:author="jake moses" w:date="2020-12-08T16:38:00Z">
              <w:rPr>
                <w:rFonts w:ascii="Courier New" w:hAnsi="Courier New" w:cs="Courier New"/>
              </w:rPr>
            </w:rPrChange>
          </w:rPr>
          <w:t>motorTurns</w:t>
        </w:r>
        <w:proofErr w:type="spellEnd"/>
        <w:r w:rsidRPr="00E17A95">
          <w:rPr>
            <w:rFonts w:ascii="Times New Roman" w:hAnsi="Times New Roman" w:cs="Times New Roman"/>
            <w:rPrChange w:id="1309" w:author="jake moses" w:date="2020-12-08T16:38:00Z">
              <w:rPr>
                <w:rFonts w:ascii="Courier New" w:hAnsi="Courier New" w:cs="Courier New"/>
              </w:rPr>
            </w:rPrChange>
          </w:rPr>
          <w:t>(</w:t>
        </w:r>
        <w:proofErr w:type="gramEnd"/>
        <w:r w:rsidRPr="00E17A95">
          <w:rPr>
            <w:rFonts w:ascii="Times New Roman" w:hAnsi="Times New Roman" w:cs="Times New Roman"/>
            <w:rPrChange w:id="1310" w:author="jake moses" w:date="2020-12-08T16:38:00Z">
              <w:rPr>
                <w:rFonts w:ascii="Courier New" w:hAnsi="Courier New" w:cs="Courier New"/>
              </w:rPr>
            </w:rPrChange>
          </w:rPr>
          <w:t>int turns);</w:t>
        </w:r>
      </w:ins>
    </w:p>
    <w:p w14:paraId="56C74C25" w14:textId="77777777" w:rsidR="003B7099" w:rsidRPr="00E17A95" w:rsidRDefault="003B7099" w:rsidP="003B7099">
      <w:pPr>
        <w:pStyle w:val="PlainText"/>
        <w:rPr>
          <w:ins w:id="1311" w:author="jake moses" w:date="2020-12-08T16:30:00Z"/>
          <w:rFonts w:ascii="Times New Roman" w:hAnsi="Times New Roman" w:cs="Times New Roman"/>
          <w:rPrChange w:id="1312" w:author="jake moses" w:date="2020-12-08T16:38:00Z">
            <w:rPr>
              <w:ins w:id="1313" w:author="jake moses" w:date="2020-12-08T16:30:00Z"/>
              <w:rFonts w:ascii="Courier New" w:hAnsi="Courier New" w:cs="Courier New"/>
            </w:rPr>
          </w:rPrChange>
        </w:rPr>
        <w:pPrChange w:id="1314" w:author="jake moses" w:date="2020-12-08T16:31:00Z">
          <w:pPr>
            <w:pStyle w:val="PlainText"/>
          </w:pPr>
        </w:pPrChange>
      </w:pPr>
    </w:p>
    <w:p w14:paraId="36C11630" w14:textId="77777777" w:rsidR="003B7099" w:rsidRPr="00E17A95" w:rsidRDefault="003B7099" w:rsidP="003B7099">
      <w:pPr>
        <w:pStyle w:val="PlainText"/>
        <w:rPr>
          <w:ins w:id="1315" w:author="jake moses" w:date="2020-12-08T16:30:00Z"/>
          <w:rFonts w:ascii="Times New Roman" w:hAnsi="Times New Roman" w:cs="Times New Roman"/>
          <w:rPrChange w:id="1316" w:author="jake moses" w:date="2020-12-08T16:38:00Z">
            <w:rPr>
              <w:ins w:id="1317" w:author="jake moses" w:date="2020-12-08T16:30:00Z"/>
              <w:rFonts w:ascii="Courier New" w:hAnsi="Courier New" w:cs="Courier New"/>
            </w:rPr>
          </w:rPrChange>
        </w:rPr>
        <w:pPrChange w:id="1318" w:author="jake moses" w:date="2020-12-08T16:31:00Z">
          <w:pPr>
            <w:pStyle w:val="PlainText"/>
          </w:pPr>
        </w:pPrChange>
      </w:pPr>
      <w:ins w:id="1319" w:author="jake moses" w:date="2020-12-08T16:30:00Z">
        <w:r w:rsidRPr="00E17A95">
          <w:rPr>
            <w:rFonts w:ascii="Times New Roman" w:hAnsi="Times New Roman" w:cs="Times New Roman"/>
            <w:rPrChange w:id="1320" w:author="jake moses" w:date="2020-12-08T16:38:00Z">
              <w:rPr>
                <w:rFonts w:ascii="Courier New" w:hAnsi="Courier New" w:cs="Courier New"/>
              </w:rPr>
            </w:rPrChange>
          </w:rPr>
          <w:t>int main(void)</w:t>
        </w:r>
      </w:ins>
    </w:p>
    <w:p w14:paraId="287CF4BF" w14:textId="77777777" w:rsidR="003B7099" w:rsidRPr="00E17A95" w:rsidRDefault="003B7099" w:rsidP="003B7099">
      <w:pPr>
        <w:pStyle w:val="PlainText"/>
        <w:rPr>
          <w:ins w:id="1321" w:author="jake moses" w:date="2020-12-08T16:30:00Z"/>
          <w:rFonts w:ascii="Times New Roman" w:hAnsi="Times New Roman" w:cs="Times New Roman"/>
          <w:rPrChange w:id="1322" w:author="jake moses" w:date="2020-12-08T16:38:00Z">
            <w:rPr>
              <w:ins w:id="1323" w:author="jake moses" w:date="2020-12-08T16:30:00Z"/>
              <w:rFonts w:ascii="Courier New" w:hAnsi="Courier New" w:cs="Courier New"/>
            </w:rPr>
          </w:rPrChange>
        </w:rPr>
        <w:pPrChange w:id="1324" w:author="jake moses" w:date="2020-12-08T16:31:00Z">
          <w:pPr>
            <w:pStyle w:val="PlainText"/>
          </w:pPr>
        </w:pPrChange>
      </w:pPr>
      <w:ins w:id="1325" w:author="jake moses" w:date="2020-12-08T16:30:00Z">
        <w:r w:rsidRPr="00E17A95">
          <w:rPr>
            <w:rFonts w:ascii="Times New Roman" w:hAnsi="Times New Roman" w:cs="Times New Roman"/>
            <w:rPrChange w:id="1326" w:author="jake moses" w:date="2020-12-08T16:38:00Z">
              <w:rPr>
                <w:rFonts w:ascii="Courier New" w:hAnsi="Courier New" w:cs="Courier New"/>
              </w:rPr>
            </w:rPrChange>
          </w:rPr>
          <w:t>{</w:t>
        </w:r>
      </w:ins>
    </w:p>
    <w:p w14:paraId="5CC61DE6" w14:textId="77777777" w:rsidR="003B7099" w:rsidRPr="00E17A95" w:rsidRDefault="003B7099" w:rsidP="003B7099">
      <w:pPr>
        <w:pStyle w:val="PlainText"/>
        <w:rPr>
          <w:ins w:id="1327" w:author="jake moses" w:date="2020-12-08T16:30:00Z"/>
          <w:rFonts w:ascii="Times New Roman" w:hAnsi="Times New Roman" w:cs="Times New Roman"/>
          <w:rPrChange w:id="1328" w:author="jake moses" w:date="2020-12-08T16:38:00Z">
            <w:rPr>
              <w:ins w:id="1329" w:author="jake moses" w:date="2020-12-08T16:30:00Z"/>
              <w:rFonts w:ascii="Courier New" w:hAnsi="Courier New" w:cs="Courier New"/>
            </w:rPr>
          </w:rPrChange>
        </w:rPr>
        <w:pPrChange w:id="1330" w:author="jake moses" w:date="2020-12-08T16:31:00Z">
          <w:pPr>
            <w:pStyle w:val="PlainText"/>
          </w:pPr>
        </w:pPrChange>
      </w:pPr>
      <w:ins w:id="1331" w:author="jake moses" w:date="2020-12-08T16:30:00Z">
        <w:r w:rsidRPr="00E17A95">
          <w:rPr>
            <w:rFonts w:ascii="Times New Roman" w:hAnsi="Times New Roman" w:cs="Times New Roman"/>
            <w:rPrChange w:id="1332" w:author="jake moses" w:date="2020-12-08T16:38:00Z">
              <w:rPr>
                <w:rFonts w:ascii="Courier New" w:hAnsi="Courier New" w:cs="Courier New"/>
              </w:rPr>
            </w:rPrChange>
          </w:rPr>
          <w:t xml:space="preserve">    WDTCTL = WDTPW | WDTHOLD; // stop watchdog timer</w:t>
        </w:r>
      </w:ins>
    </w:p>
    <w:p w14:paraId="3775EA94" w14:textId="77777777" w:rsidR="003B7099" w:rsidRPr="00E17A95" w:rsidRDefault="003B7099" w:rsidP="003B7099">
      <w:pPr>
        <w:pStyle w:val="PlainText"/>
        <w:rPr>
          <w:ins w:id="1333" w:author="jake moses" w:date="2020-12-08T16:30:00Z"/>
          <w:rFonts w:ascii="Times New Roman" w:hAnsi="Times New Roman" w:cs="Times New Roman"/>
          <w:rPrChange w:id="1334" w:author="jake moses" w:date="2020-12-08T16:38:00Z">
            <w:rPr>
              <w:ins w:id="1335" w:author="jake moses" w:date="2020-12-08T16:30:00Z"/>
              <w:rFonts w:ascii="Courier New" w:hAnsi="Courier New" w:cs="Courier New"/>
            </w:rPr>
          </w:rPrChange>
        </w:rPr>
        <w:pPrChange w:id="1336" w:author="jake moses" w:date="2020-12-08T16:31:00Z">
          <w:pPr>
            <w:pStyle w:val="PlainText"/>
          </w:pPr>
        </w:pPrChange>
      </w:pPr>
    </w:p>
    <w:p w14:paraId="41B50A6E" w14:textId="77777777" w:rsidR="003B7099" w:rsidRPr="00E17A95" w:rsidRDefault="003B7099" w:rsidP="003B7099">
      <w:pPr>
        <w:pStyle w:val="PlainText"/>
        <w:rPr>
          <w:ins w:id="1337" w:author="jake moses" w:date="2020-12-08T16:30:00Z"/>
          <w:rFonts w:ascii="Times New Roman" w:hAnsi="Times New Roman" w:cs="Times New Roman"/>
          <w:rPrChange w:id="1338" w:author="jake moses" w:date="2020-12-08T16:38:00Z">
            <w:rPr>
              <w:ins w:id="1339" w:author="jake moses" w:date="2020-12-08T16:30:00Z"/>
              <w:rFonts w:ascii="Courier New" w:hAnsi="Courier New" w:cs="Courier New"/>
            </w:rPr>
          </w:rPrChange>
        </w:rPr>
        <w:pPrChange w:id="1340" w:author="jake moses" w:date="2020-12-08T16:31:00Z">
          <w:pPr>
            <w:pStyle w:val="PlainText"/>
          </w:pPr>
        </w:pPrChange>
      </w:pPr>
      <w:ins w:id="1341" w:author="jake moses" w:date="2020-12-08T16:30:00Z">
        <w:r w:rsidRPr="00E17A95">
          <w:rPr>
            <w:rFonts w:ascii="Times New Roman" w:hAnsi="Times New Roman" w:cs="Times New Roman"/>
            <w:rPrChange w:id="1342" w:author="jake moses" w:date="2020-12-08T16:38:00Z">
              <w:rPr>
                <w:rFonts w:ascii="Courier New" w:hAnsi="Courier New" w:cs="Courier New"/>
              </w:rPr>
            </w:rPrChange>
          </w:rPr>
          <w:t xml:space="preserve">    PMM_unlockLPM5(</w:t>
        </w:r>
        <w:proofErr w:type="gramStart"/>
        <w:r w:rsidRPr="00E17A95">
          <w:rPr>
            <w:rFonts w:ascii="Times New Roman" w:hAnsi="Times New Roman" w:cs="Times New Roman"/>
            <w:rPrChange w:id="1343" w:author="jake moses" w:date="2020-12-08T16:38:00Z">
              <w:rPr>
                <w:rFonts w:ascii="Courier New" w:hAnsi="Courier New" w:cs="Courier New"/>
              </w:rPr>
            </w:rPrChange>
          </w:rPr>
          <w:t>);</w:t>
        </w:r>
        <w:proofErr w:type="gramEnd"/>
      </w:ins>
    </w:p>
    <w:p w14:paraId="595DEF8E" w14:textId="77777777" w:rsidR="003B7099" w:rsidRPr="00E17A95" w:rsidRDefault="003B7099" w:rsidP="003B7099">
      <w:pPr>
        <w:pStyle w:val="PlainText"/>
        <w:rPr>
          <w:ins w:id="1344" w:author="jake moses" w:date="2020-12-08T16:30:00Z"/>
          <w:rFonts w:ascii="Times New Roman" w:hAnsi="Times New Roman" w:cs="Times New Roman"/>
          <w:rPrChange w:id="1345" w:author="jake moses" w:date="2020-12-08T16:38:00Z">
            <w:rPr>
              <w:ins w:id="1346" w:author="jake moses" w:date="2020-12-08T16:30:00Z"/>
              <w:rFonts w:ascii="Courier New" w:hAnsi="Courier New" w:cs="Courier New"/>
            </w:rPr>
          </w:rPrChange>
        </w:rPr>
        <w:pPrChange w:id="1347" w:author="jake moses" w:date="2020-12-08T16:31:00Z">
          <w:pPr>
            <w:pStyle w:val="PlainText"/>
          </w:pPr>
        </w:pPrChange>
      </w:pPr>
    </w:p>
    <w:p w14:paraId="03BC1360" w14:textId="77777777" w:rsidR="003B7099" w:rsidRPr="00E17A95" w:rsidRDefault="003B7099" w:rsidP="003B7099">
      <w:pPr>
        <w:pStyle w:val="PlainText"/>
        <w:rPr>
          <w:ins w:id="1348" w:author="jake moses" w:date="2020-12-08T16:30:00Z"/>
          <w:rFonts w:ascii="Times New Roman" w:hAnsi="Times New Roman" w:cs="Times New Roman"/>
          <w:rPrChange w:id="1349" w:author="jake moses" w:date="2020-12-08T16:38:00Z">
            <w:rPr>
              <w:ins w:id="1350" w:author="jake moses" w:date="2020-12-08T16:30:00Z"/>
              <w:rFonts w:ascii="Courier New" w:hAnsi="Courier New" w:cs="Courier New"/>
            </w:rPr>
          </w:rPrChange>
        </w:rPr>
        <w:pPrChange w:id="1351" w:author="jake moses" w:date="2020-12-08T16:31:00Z">
          <w:pPr>
            <w:pStyle w:val="PlainText"/>
          </w:pPr>
        </w:pPrChange>
      </w:pPr>
      <w:ins w:id="1352" w:author="jake moses" w:date="2020-12-08T16:30:00Z">
        <w:r w:rsidRPr="00E17A95">
          <w:rPr>
            <w:rFonts w:ascii="Times New Roman" w:hAnsi="Times New Roman" w:cs="Times New Roman"/>
            <w:rPrChange w:id="1353" w:author="jake moses" w:date="2020-12-08T16:38:00Z">
              <w:rPr>
                <w:rFonts w:ascii="Courier New" w:hAnsi="Courier New" w:cs="Courier New"/>
              </w:rPr>
            </w:rPrChange>
          </w:rPr>
          <w:t xml:space="preserve">    </w:t>
        </w:r>
        <w:proofErr w:type="spellStart"/>
        <w:proofErr w:type="gramStart"/>
        <w:r w:rsidRPr="00E17A95">
          <w:rPr>
            <w:rFonts w:ascii="Times New Roman" w:hAnsi="Times New Roman" w:cs="Times New Roman"/>
            <w:rPrChange w:id="1354" w:author="jake moses" w:date="2020-12-08T16:38:00Z">
              <w:rPr>
                <w:rFonts w:ascii="Courier New" w:hAnsi="Courier New" w:cs="Courier New"/>
              </w:rPr>
            </w:rPrChange>
          </w:rPr>
          <w:t>InitializePins</w:t>
        </w:r>
        <w:proofErr w:type="spellEnd"/>
        <w:r w:rsidRPr="00E17A95">
          <w:rPr>
            <w:rFonts w:ascii="Times New Roman" w:hAnsi="Times New Roman" w:cs="Times New Roman"/>
            <w:rPrChange w:id="1355" w:author="jake moses" w:date="2020-12-08T16:38:00Z">
              <w:rPr>
                <w:rFonts w:ascii="Courier New" w:hAnsi="Courier New" w:cs="Courier New"/>
              </w:rPr>
            </w:rPrChange>
          </w:rPr>
          <w:t>(</w:t>
        </w:r>
        <w:proofErr w:type="gramEnd"/>
        <w:r w:rsidRPr="00E17A95">
          <w:rPr>
            <w:rFonts w:ascii="Times New Roman" w:hAnsi="Times New Roman" w:cs="Times New Roman"/>
            <w:rPrChange w:id="1356" w:author="jake moses" w:date="2020-12-08T16:38:00Z">
              <w:rPr>
                <w:rFonts w:ascii="Courier New" w:hAnsi="Courier New" w:cs="Courier New"/>
              </w:rPr>
            </w:rPrChange>
          </w:rPr>
          <w:t xml:space="preserve">); // initializes </w:t>
        </w:r>
        <w:proofErr w:type="spellStart"/>
        <w:r w:rsidRPr="00E17A95">
          <w:rPr>
            <w:rFonts w:ascii="Times New Roman" w:hAnsi="Times New Roman" w:cs="Times New Roman"/>
            <w:rPrChange w:id="1357" w:author="jake moses" w:date="2020-12-08T16:38:00Z">
              <w:rPr>
                <w:rFonts w:ascii="Courier New" w:hAnsi="Courier New" w:cs="Courier New"/>
              </w:rPr>
            </w:rPrChange>
          </w:rPr>
          <w:t>bluetooth</w:t>
        </w:r>
        <w:proofErr w:type="spellEnd"/>
        <w:r w:rsidRPr="00E17A95">
          <w:rPr>
            <w:rFonts w:ascii="Times New Roman" w:hAnsi="Times New Roman" w:cs="Times New Roman"/>
            <w:rPrChange w:id="1358" w:author="jake moses" w:date="2020-12-08T16:38:00Z">
              <w:rPr>
                <w:rFonts w:ascii="Courier New" w:hAnsi="Courier New" w:cs="Courier New"/>
              </w:rPr>
            </w:rPrChange>
          </w:rPr>
          <w:t xml:space="preserve">, sensor, and motor connection with </w:t>
        </w:r>
        <w:proofErr w:type="spellStart"/>
        <w:r w:rsidRPr="00E17A95">
          <w:rPr>
            <w:rFonts w:ascii="Times New Roman" w:hAnsi="Times New Roman" w:cs="Times New Roman"/>
            <w:rPrChange w:id="1359" w:author="jake moses" w:date="2020-12-08T16:38:00Z">
              <w:rPr>
                <w:rFonts w:ascii="Courier New" w:hAnsi="Courier New" w:cs="Courier New"/>
              </w:rPr>
            </w:rPrChange>
          </w:rPr>
          <w:t>msp</w:t>
        </w:r>
        <w:proofErr w:type="spellEnd"/>
      </w:ins>
    </w:p>
    <w:p w14:paraId="613FF5DB" w14:textId="77777777" w:rsidR="003B7099" w:rsidRPr="00E17A95" w:rsidRDefault="003B7099" w:rsidP="003B7099">
      <w:pPr>
        <w:pStyle w:val="PlainText"/>
        <w:rPr>
          <w:ins w:id="1360" w:author="jake moses" w:date="2020-12-08T16:30:00Z"/>
          <w:rFonts w:ascii="Times New Roman" w:hAnsi="Times New Roman" w:cs="Times New Roman"/>
          <w:rPrChange w:id="1361" w:author="jake moses" w:date="2020-12-08T16:38:00Z">
            <w:rPr>
              <w:ins w:id="1362" w:author="jake moses" w:date="2020-12-08T16:30:00Z"/>
              <w:rFonts w:ascii="Courier New" w:hAnsi="Courier New" w:cs="Courier New"/>
            </w:rPr>
          </w:rPrChange>
        </w:rPr>
        <w:pPrChange w:id="1363" w:author="jake moses" w:date="2020-12-08T16:31:00Z">
          <w:pPr>
            <w:pStyle w:val="PlainText"/>
          </w:pPr>
        </w:pPrChange>
      </w:pPr>
    </w:p>
    <w:p w14:paraId="6DC7C44C" w14:textId="77777777" w:rsidR="003B7099" w:rsidRPr="00E17A95" w:rsidRDefault="003B7099" w:rsidP="003B7099">
      <w:pPr>
        <w:pStyle w:val="PlainText"/>
        <w:rPr>
          <w:ins w:id="1364" w:author="jake moses" w:date="2020-12-08T16:30:00Z"/>
          <w:rFonts w:ascii="Times New Roman" w:hAnsi="Times New Roman" w:cs="Times New Roman"/>
          <w:rPrChange w:id="1365" w:author="jake moses" w:date="2020-12-08T16:38:00Z">
            <w:rPr>
              <w:ins w:id="1366" w:author="jake moses" w:date="2020-12-08T16:30:00Z"/>
              <w:rFonts w:ascii="Courier New" w:hAnsi="Courier New" w:cs="Courier New"/>
            </w:rPr>
          </w:rPrChange>
        </w:rPr>
        <w:pPrChange w:id="1367" w:author="jake moses" w:date="2020-12-08T16:31:00Z">
          <w:pPr>
            <w:pStyle w:val="PlainText"/>
          </w:pPr>
        </w:pPrChange>
      </w:pPr>
      <w:ins w:id="1368" w:author="jake moses" w:date="2020-12-08T16:30:00Z">
        <w:r w:rsidRPr="00E17A95">
          <w:rPr>
            <w:rFonts w:ascii="Times New Roman" w:hAnsi="Times New Roman" w:cs="Times New Roman"/>
            <w:rPrChange w:id="1369" w:author="jake moses" w:date="2020-12-08T16:38:00Z">
              <w:rPr>
                <w:rFonts w:ascii="Courier New" w:hAnsi="Courier New" w:cs="Courier New"/>
              </w:rPr>
            </w:rPrChange>
          </w:rPr>
          <w:t xml:space="preserve">    _</w:t>
        </w:r>
        <w:proofErr w:type="spellStart"/>
        <w:r w:rsidRPr="00E17A95">
          <w:rPr>
            <w:rFonts w:ascii="Times New Roman" w:hAnsi="Times New Roman" w:cs="Times New Roman"/>
            <w:rPrChange w:id="1370" w:author="jake moses" w:date="2020-12-08T16:38:00Z">
              <w:rPr>
                <w:rFonts w:ascii="Courier New" w:hAnsi="Courier New" w:cs="Courier New"/>
              </w:rPr>
            </w:rPrChange>
          </w:rPr>
          <w:t>enable_</w:t>
        </w:r>
        <w:proofErr w:type="gramStart"/>
        <w:r w:rsidRPr="00E17A95">
          <w:rPr>
            <w:rFonts w:ascii="Times New Roman" w:hAnsi="Times New Roman" w:cs="Times New Roman"/>
            <w:rPrChange w:id="1371" w:author="jake moses" w:date="2020-12-08T16:38:00Z">
              <w:rPr>
                <w:rFonts w:ascii="Courier New" w:hAnsi="Courier New" w:cs="Courier New"/>
              </w:rPr>
            </w:rPrChange>
          </w:rPr>
          <w:t>interrupts</w:t>
        </w:r>
        <w:proofErr w:type="spellEnd"/>
        <w:r w:rsidRPr="00E17A95">
          <w:rPr>
            <w:rFonts w:ascii="Times New Roman" w:hAnsi="Times New Roman" w:cs="Times New Roman"/>
            <w:rPrChange w:id="1372" w:author="jake moses" w:date="2020-12-08T16:38:00Z">
              <w:rPr>
                <w:rFonts w:ascii="Courier New" w:hAnsi="Courier New" w:cs="Courier New"/>
              </w:rPr>
            </w:rPrChange>
          </w:rPr>
          <w:t>(</w:t>
        </w:r>
        <w:proofErr w:type="gramEnd"/>
        <w:r w:rsidRPr="00E17A95">
          <w:rPr>
            <w:rFonts w:ascii="Times New Roman" w:hAnsi="Times New Roman" w:cs="Times New Roman"/>
            <w:rPrChange w:id="1373" w:author="jake moses" w:date="2020-12-08T16:38:00Z">
              <w:rPr>
                <w:rFonts w:ascii="Courier New" w:hAnsi="Courier New" w:cs="Courier New"/>
              </w:rPr>
            </w:rPrChange>
          </w:rPr>
          <w:t>);</w:t>
        </w:r>
      </w:ins>
    </w:p>
    <w:p w14:paraId="23C28D79" w14:textId="77777777" w:rsidR="003B7099" w:rsidRPr="00E17A95" w:rsidRDefault="003B7099" w:rsidP="003B7099">
      <w:pPr>
        <w:pStyle w:val="PlainText"/>
        <w:rPr>
          <w:ins w:id="1374" w:author="jake moses" w:date="2020-12-08T16:30:00Z"/>
          <w:rFonts w:ascii="Times New Roman" w:hAnsi="Times New Roman" w:cs="Times New Roman"/>
          <w:rPrChange w:id="1375" w:author="jake moses" w:date="2020-12-08T16:38:00Z">
            <w:rPr>
              <w:ins w:id="1376" w:author="jake moses" w:date="2020-12-08T16:30:00Z"/>
              <w:rFonts w:ascii="Courier New" w:hAnsi="Courier New" w:cs="Courier New"/>
            </w:rPr>
          </w:rPrChange>
        </w:rPr>
        <w:pPrChange w:id="1377" w:author="jake moses" w:date="2020-12-08T16:31:00Z">
          <w:pPr>
            <w:pStyle w:val="PlainText"/>
          </w:pPr>
        </w:pPrChange>
      </w:pPr>
    </w:p>
    <w:p w14:paraId="065EA0E8" w14:textId="77777777" w:rsidR="003B7099" w:rsidRPr="00E17A95" w:rsidRDefault="003B7099" w:rsidP="003B7099">
      <w:pPr>
        <w:pStyle w:val="PlainText"/>
        <w:rPr>
          <w:ins w:id="1378" w:author="jake moses" w:date="2020-12-08T16:30:00Z"/>
          <w:rFonts w:ascii="Times New Roman" w:hAnsi="Times New Roman" w:cs="Times New Roman"/>
          <w:rPrChange w:id="1379" w:author="jake moses" w:date="2020-12-08T16:38:00Z">
            <w:rPr>
              <w:ins w:id="1380" w:author="jake moses" w:date="2020-12-08T16:30:00Z"/>
              <w:rFonts w:ascii="Courier New" w:hAnsi="Courier New" w:cs="Courier New"/>
            </w:rPr>
          </w:rPrChange>
        </w:rPr>
        <w:pPrChange w:id="1381" w:author="jake moses" w:date="2020-12-08T16:31:00Z">
          <w:pPr>
            <w:pStyle w:val="PlainText"/>
          </w:pPr>
        </w:pPrChange>
      </w:pPr>
    </w:p>
    <w:p w14:paraId="096E6FA3" w14:textId="77777777" w:rsidR="003B7099" w:rsidRPr="00E17A95" w:rsidRDefault="003B7099" w:rsidP="003B7099">
      <w:pPr>
        <w:pStyle w:val="PlainText"/>
        <w:rPr>
          <w:ins w:id="1382" w:author="jake moses" w:date="2020-12-08T16:30:00Z"/>
          <w:rFonts w:ascii="Times New Roman" w:hAnsi="Times New Roman" w:cs="Times New Roman"/>
          <w:rPrChange w:id="1383" w:author="jake moses" w:date="2020-12-08T16:38:00Z">
            <w:rPr>
              <w:ins w:id="1384" w:author="jake moses" w:date="2020-12-08T16:30:00Z"/>
              <w:rFonts w:ascii="Courier New" w:hAnsi="Courier New" w:cs="Courier New"/>
            </w:rPr>
          </w:rPrChange>
        </w:rPr>
        <w:pPrChange w:id="1385" w:author="jake moses" w:date="2020-12-08T16:31:00Z">
          <w:pPr>
            <w:pStyle w:val="PlainText"/>
          </w:pPr>
        </w:pPrChange>
      </w:pPr>
      <w:ins w:id="1386" w:author="jake moses" w:date="2020-12-08T16:30:00Z">
        <w:r w:rsidRPr="00E17A95">
          <w:rPr>
            <w:rFonts w:ascii="Times New Roman" w:hAnsi="Times New Roman" w:cs="Times New Roman"/>
            <w:rPrChange w:id="1387" w:author="jake moses" w:date="2020-12-08T16:38:00Z">
              <w:rPr>
                <w:rFonts w:ascii="Courier New" w:hAnsi="Courier New" w:cs="Courier New"/>
              </w:rPr>
            </w:rPrChange>
          </w:rPr>
          <w:t>/* ~~~~~~~~~~~~~~~~~~~~~~~~~~~~~~~~~~~~~~~</w:t>
        </w:r>
      </w:ins>
    </w:p>
    <w:p w14:paraId="6CBD77A9" w14:textId="77777777" w:rsidR="003B7099" w:rsidRPr="00E17A95" w:rsidRDefault="003B7099" w:rsidP="003B7099">
      <w:pPr>
        <w:pStyle w:val="PlainText"/>
        <w:rPr>
          <w:ins w:id="1388" w:author="jake moses" w:date="2020-12-08T16:30:00Z"/>
          <w:rFonts w:ascii="Times New Roman" w:hAnsi="Times New Roman" w:cs="Times New Roman"/>
          <w:rPrChange w:id="1389" w:author="jake moses" w:date="2020-12-08T16:38:00Z">
            <w:rPr>
              <w:ins w:id="1390" w:author="jake moses" w:date="2020-12-08T16:30:00Z"/>
              <w:rFonts w:ascii="Courier New" w:hAnsi="Courier New" w:cs="Courier New"/>
            </w:rPr>
          </w:rPrChange>
        </w:rPr>
        <w:pPrChange w:id="1391" w:author="jake moses" w:date="2020-12-08T16:31:00Z">
          <w:pPr>
            <w:pStyle w:val="PlainText"/>
          </w:pPr>
        </w:pPrChange>
      </w:pPr>
      <w:ins w:id="1392" w:author="jake moses" w:date="2020-12-08T16:30:00Z">
        <w:r w:rsidRPr="00E17A95">
          <w:rPr>
            <w:rFonts w:ascii="Times New Roman" w:hAnsi="Times New Roman" w:cs="Times New Roman"/>
            <w:rPrChange w:id="1393" w:author="jake moses" w:date="2020-12-08T16:38:00Z">
              <w:rPr>
                <w:rFonts w:ascii="Courier New" w:hAnsi="Courier New" w:cs="Courier New"/>
              </w:rPr>
            </w:rPrChange>
          </w:rPr>
          <w:t xml:space="preserve"> * Main function</w:t>
        </w:r>
      </w:ins>
    </w:p>
    <w:p w14:paraId="3BA4781E" w14:textId="77777777" w:rsidR="003B7099" w:rsidRPr="00E17A95" w:rsidRDefault="003B7099" w:rsidP="003B7099">
      <w:pPr>
        <w:pStyle w:val="PlainText"/>
        <w:rPr>
          <w:ins w:id="1394" w:author="jake moses" w:date="2020-12-08T16:30:00Z"/>
          <w:rFonts w:ascii="Times New Roman" w:hAnsi="Times New Roman" w:cs="Times New Roman"/>
          <w:rPrChange w:id="1395" w:author="jake moses" w:date="2020-12-08T16:38:00Z">
            <w:rPr>
              <w:ins w:id="1396" w:author="jake moses" w:date="2020-12-08T16:30:00Z"/>
              <w:rFonts w:ascii="Courier New" w:hAnsi="Courier New" w:cs="Courier New"/>
            </w:rPr>
          </w:rPrChange>
        </w:rPr>
        <w:pPrChange w:id="1397" w:author="jake moses" w:date="2020-12-08T16:31:00Z">
          <w:pPr>
            <w:pStyle w:val="PlainText"/>
          </w:pPr>
        </w:pPrChange>
      </w:pPr>
      <w:ins w:id="1398" w:author="jake moses" w:date="2020-12-08T16:30:00Z">
        <w:r w:rsidRPr="00E17A95">
          <w:rPr>
            <w:rFonts w:ascii="Times New Roman" w:hAnsi="Times New Roman" w:cs="Times New Roman"/>
            <w:rPrChange w:id="1399" w:author="jake moses" w:date="2020-12-08T16:38:00Z">
              <w:rPr>
                <w:rFonts w:ascii="Courier New" w:hAnsi="Courier New" w:cs="Courier New"/>
              </w:rPr>
            </w:rPrChange>
          </w:rPr>
          <w:t xml:space="preserve"> * ~~~~~~~~~~~~~~~~~~~~~~~~~~~~~~~~~~~~~~~</w:t>
        </w:r>
      </w:ins>
    </w:p>
    <w:p w14:paraId="2FA0FC21" w14:textId="77777777" w:rsidR="003B7099" w:rsidRPr="00E17A95" w:rsidRDefault="003B7099" w:rsidP="003B7099">
      <w:pPr>
        <w:pStyle w:val="PlainText"/>
        <w:rPr>
          <w:ins w:id="1400" w:author="jake moses" w:date="2020-12-08T16:30:00Z"/>
          <w:rFonts w:ascii="Times New Roman" w:hAnsi="Times New Roman" w:cs="Times New Roman"/>
          <w:rPrChange w:id="1401" w:author="jake moses" w:date="2020-12-08T16:38:00Z">
            <w:rPr>
              <w:ins w:id="1402" w:author="jake moses" w:date="2020-12-08T16:30:00Z"/>
              <w:rFonts w:ascii="Courier New" w:hAnsi="Courier New" w:cs="Courier New"/>
            </w:rPr>
          </w:rPrChange>
        </w:rPr>
        <w:pPrChange w:id="1403" w:author="jake moses" w:date="2020-12-08T16:31:00Z">
          <w:pPr>
            <w:pStyle w:val="PlainText"/>
          </w:pPr>
        </w:pPrChange>
      </w:pPr>
      <w:ins w:id="1404" w:author="jake moses" w:date="2020-12-08T16:30:00Z">
        <w:r w:rsidRPr="00E17A95">
          <w:rPr>
            <w:rFonts w:ascii="Times New Roman" w:hAnsi="Times New Roman" w:cs="Times New Roman"/>
            <w:rPrChange w:id="1405" w:author="jake moses" w:date="2020-12-08T16:38:00Z">
              <w:rPr>
                <w:rFonts w:ascii="Courier New" w:hAnsi="Courier New" w:cs="Courier New"/>
              </w:rPr>
            </w:rPrChange>
          </w:rPr>
          <w:t xml:space="preserve"> */</w:t>
        </w:r>
      </w:ins>
    </w:p>
    <w:p w14:paraId="4DF540AD" w14:textId="77777777" w:rsidR="003B7099" w:rsidRPr="00E17A95" w:rsidRDefault="003B7099" w:rsidP="003B7099">
      <w:pPr>
        <w:pStyle w:val="PlainText"/>
        <w:rPr>
          <w:ins w:id="1406" w:author="jake moses" w:date="2020-12-08T16:30:00Z"/>
          <w:rFonts w:ascii="Times New Roman" w:hAnsi="Times New Roman" w:cs="Times New Roman"/>
          <w:rPrChange w:id="1407" w:author="jake moses" w:date="2020-12-08T16:38:00Z">
            <w:rPr>
              <w:ins w:id="1408" w:author="jake moses" w:date="2020-12-08T16:30:00Z"/>
              <w:rFonts w:ascii="Courier New" w:hAnsi="Courier New" w:cs="Courier New"/>
            </w:rPr>
          </w:rPrChange>
        </w:rPr>
        <w:pPrChange w:id="1409" w:author="jake moses" w:date="2020-12-08T16:31:00Z">
          <w:pPr>
            <w:pStyle w:val="PlainText"/>
          </w:pPr>
        </w:pPrChange>
      </w:pPr>
      <w:ins w:id="1410" w:author="jake moses" w:date="2020-12-08T16:30:00Z">
        <w:r w:rsidRPr="00E17A95">
          <w:rPr>
            <w:rFonts w:ascii="Times New Roman" w:hAnsi="Times New Roman" w:cs="Times New Roman"/>
            <w:rPrChange w:id="1411" w:author="jake moses" w:date="2020-12-08T16:38:00Z">
              <w:rPr>
                <w:rFonts w:ascii="Courier New" w:hAnsi="Courier New" w:cs="Courier New"/>
              </w:rPr>
            </w:rPrChange>
          </w:rPr>
          <w:t xml:space="preserve">   //*</w:t>
        </w:r>
      </w:ins>
    </w:p>
    <w:p w14:paraId="54BEF9A6" w14:textId="77777777" w:rsidR="003B7099" w:rsidRPr="00E17A95" w:rsidRDefault="003B7099" w:rsidP="003B7099">
      <w:pPr>
        <w:pStyle w:val="PlainText"/>
        <w:rPr>
          <w:ins w:id="1412" w:author="jake moses" w:date="2020-12-08T16:30:00Z"/>
          <w:rFonts w:ascii="Times New Roman" w:hAnsi="Times New Roman" w:cs="Times New Roman"/>
          <w:rPrChange w:id="1413" w:author="jake moses" w:date="2020-12-08T16:38:00Z">
            <w:rPr>
              <w:ins w:id="1414" w:author="jake moses" w:date="2020-12-08T16:30:00Z"/>
              <w:rFonts w:ascii="Courier New" w:hAnsi="Courier New" w:cs="Courier New"/>
            </w:rPr>
          </w:rPrChange>
        </w:rPr>
        <w:pPrChange w:id="1415" w:author="jake moses" w:date="2020-12-08T16:31:00Z">
          <w:pPr>
            <w:pStyle w:val="PlainText"/>
          </w:pPr>
        </w:pPrChange>
      </w:pPr>
      <w:ins w:id="1416" w:author="jake moses" w:date="2020-12-08T16:30:00Z">
        <w:r w:rsidRPr="00E17A95">
          <w:rPr>
            <w:rFonts w:ascii="Times New Roman" w:hAnsi="Times New Roman" w:cs="Times New Roman"/>
            <w:rPrChange w:id="1417"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418" w:author="jake moses" w:date="2020-12-08T16:38:00Z">
              <w:rPr>
                <w:rFonts w:ascii="Courier New" w:hAnsi="Courier New" w:cs="Courier New"/>
              </w:rPr>
            </w:rPrChange>
          </w:rPr>
          <w:t>while(</w:t>
        </w:r>
        <w:proofErr w:type="gramEnd"/>
        <w:r w:rsidRPr="00E17A95">
          <w:rPr>
            <w:rFonts w:ascii="Times New Roman" w:hAnsi="Times New Roman" w:cs="Times New Roman"/>
            <w:rPrChange w:id="1419" w:author="jake moses" w:date="2020-12-08T16:38:00Z">
              <w:rPr>
                <w:rFonts w:ascii="Courier New" w:hAnsi="Courier New" w:cs="Courier New"/>
              </w:rPr>
            </w:rPrChange>
          </w:rPr>
          <w:t>1){</w:t>
        </w:r>
      </w:ins>
    </w:p>
    <w:p w14:paraId="3D7C361D" w14:textId="77777777" w:rsidR="003B7099" w:rsidRPr="00E17A95" w:rsidRDefault="003B7099" w:rsidP="003B7099">
      <w:pPr>
        <w:pStyle w:val="PlainText"/>
        <w:rPr>
          <w:ins w:id="1420" w:author="jake moses" w:date="2020-12-08T16:30:00Z"/>
          <w:rFonts w:ascii="Times New Roman" w:hAnsi="Times New Roman" w:cs="Times New Roman"/>
          <w:rPrChange w:id="1421" w:author="jake moses" w:date="2020-12-08T16:38:00Z">
            <w:rPr>
              <w:ins w:id="1422" w:author="jake moses" w:date="2020-12-08T16:30:00Z"/>
              <w:rFonts w:ascii="Courier New" w:hAnsi="Courier New" w:cs="Courier New"/>
            </w:rPr>
          </w:rPrChange>
        </w:rPr>
        <w:pPrChange w:id="1423" w:author="jake moses" w:date="2020-12-08T16:31:00Z">
          <w:pPr>
            <w:pStyle w:val="PlainText"/>
          </w:pPr>
        </w:pPrChange>
      </w:pPr>
      <w:ins w:id="1424" w:author="jake moses" w:date="2020-12-08T16:30:00Z">
        <w:r w:rsidRPr="00E17A95">
          <w:rPr>
            <w:rFonts w:ascii="Times New Roman" w:hAnsi="Times New Roman" w:cs="Times New Roman"/>
            <w:rPrChange w:id="1425" w:author="jake moses" w:date="2020-12-08T16:38:00Z">
              <w:rPr>
                <w:rFonts w:ascii="Courier New" w:hAnsi="Courier New" w:cs="Courier New"/>
              </w:rPr>
            </w:rPrChange>
          </w:rPr>
          <w:t xml:space="preserve">       ENABLE_SLEEP; //set sleep high</w:t>
        </w:r>
      </w:ins>
    </w:p>
    <w:p w14:paraId="6134C416" w14:textId="77777777" w:rsidR="003B7099" w:rsidRPr="00E17A95" w:rsidRDefault="003B7099" w:rsidP="003B7099">
      <w:pPr>
        <w:pStyle w:val="PlainText"/>
        <w:rPr>
          <w:ins w:id="1426" w:author="jake moses" w:date="2020-12-08T16:30:00Z"/>
          <w:rFonts w:ascii="Times New Roman" w:hAnsi="Times New Roman" w:cs="Times New Roman"/>
          <w:rPrChange w:id="1427" w:author="jake moses" w:date="2020-12-08T16:38:00Z">
            <w:rPr>
              <w:ins w:id="1428" w:author="jake moses" w:date="2020-12-08T16:30:00Z"/>
              <w:rFonts w:ascii="Courier New" w:hAnsi="Courier New" w:cs="Courier New"/>
            </w:rPr>
          </w:rPrChange>
        </w:rPr>
        <w:pPrChange w:id="1429" w:author="jake moses" w:date="2020-12-08T16:31:00Z">
          <w:pPr>
            <w:pStyle w:val="PlainText"/>
          </w:pPr>
        </w:pPrChange>
      </w:pPr>
      <w:ins w:id="1430" w:author="jake moses" w:date="2020-12-08T16:30:00Z">
        <w:r w:rsidRPr="00E17A95">
          <w:rPr>
            <w:rFonts w:ascii="Times New Roman" w:hAnsi="Times New Roman" w:cs="Times New Roman"/>
            <w:rPrChange w:id="1431" w:author="jake moses" w:date="2020-12-08T16:38:00Z">
              <w:rPr>
                <w:rFonts w:ascii="Courier New" w:hAnsi="Courier New" w:cs="Courier New"/>
              </w:rPr>
            </w:rPrChange>
          </w:rPr>
          <w:t xml:space="preserve">       LOW_NENBL; // set enable </w:t>
        </w:r>
        <w:proofErr w:type="spellStart"/>
        <w:r w:rsidRPr="00E17A95">
          <w:rPr>
            <w:rFonts w:ascii="Times New Roman" w:hAnsi="Times New Roman" w:cs="Times New Roman"/>
            <w:rPrChange w:id="1432" w:author="jake moses" w:date="2020-12-08T16:38:00Z">
              <w:rPr>
                <w:rFonts w:ascii="Courier New" w:hAnsi="Courier New" w:cs="Courier New"/>
              </w:rPr>
            </w:rPrChange>
          </w:rPr>
          <w:t>to</w:t>
        </w:r>
        <w:proofErr w:type="spellEnd"/>
        <w:r w:rsidRPr="00E17A95">
          <w:rPr>
            <w:rFonts w:ascii="Times New Roman" w:hAnsi="Times New Roman" w:cs="Times New Roman"/>
            <w:rPrChange w:id="1433" w:author="jake moses" w:date="2020-12-08T16:38:00Z">
              <w:rPr>
                <w:rFonts w:ascii="Courier New" w:hAnsi="Courier New" w:cs="Courier New"/>
              </w:rPr>
            </w:rPrChange>
          </w:rPr>
          <w:t xml:space="preserve"> low to turn on</w:t>
        </w:r>
      </w:ins>
    </w:p>
    <w:p w14:paraId="405359C2" w14:textId="77777777" w:rsidR="003B7099" w:rsidRPr="00E17A95" w:rsidRDefault="003B7099" w:rsidP="003B7099">
      <w:pPr>
        <w:pStyle w:val="PlainText"/>
        <w:rPr>
          <w:ins w:id="1434" w:author="jake moses" w:date="2020-12-08T16:30:00Z"/>
          <w:rFonts w:ascii="Times New Roman" w:hAnsi="Times New Roman" w:cs="Times New Roman"/>
          <w:rPrChange w:id="1435" w:author="jake moses" w:date="2020-12-08T16:38:00Z">
            <w:rPr>
              <w:ins w:id="1436" w:author="jake moses" w:date="2020-12-08T16:30:00Z"/>
              <w:rFonts w:ascii="Courier New" w:hAnsi="Courier New" w:cs="Courier New"/>
            </w:rPr>
          </w:rPrChange>
        </w:rPr>
        <w:pPrChange w:id="1437" w:author="jake moses" w:date="2020-12-08T16:31:00Z">
          <w:pPr>
            <w:pStyle w:val="PlainText"/>
          </w:pPr>
        </w:pPrChange>
      </w:pPr>
      <w:ins w:id="1438" w:author="jake moses" w:date="2020-12-08T16:30:00Z">
        <w:r w:rsidRPr="00E17A95">
          <w:rPr>
            <w:rFonts w:ascii="Times New Roman" w:hAnsi="Times New Roman" w:cs="Times New Roman"/>
            <w:rPrChange w:id="1439" w:author="jake moses" w:date="2020-12-08T16:38:00Z">
              <w:rPr>
                <w:rFonts w:ascii="Courier New" w:hAnsi="Courier New" w:cs="Courier New"/>
              </w:rPr>
            </w:rPrChange>
          </w:rPr>
          <w:t xml:space="preserve">       ENABLE_</w:t>
        </w:r>
        <w:proofErr w:type="gramStart"/>
        <w:r w:rsidRPr="00E17A95">
          <w:rPr>
            <w:rFonts w:ascii="Times New Roman" w:hAnsi="Times New Roman" w:cs="Times New Roman"/>
            <w:rPrChange w:id="1440" w:author="jake moses" w:date="2020-12-08T16:38:00Z">
              <w:rPr>
                <w:rFonts w:ascii="Courier New" w:hAnsi="Courier New" w:cs="Courier New"/>
              </w:rPr>
            </w:rPrChange>
          </w:rPr>
          <w:t>CONFIG;</w:t>
        </w:r>
        <w:proofErr w:type="gramEnd"/>
      </w:ins>
    </w:p>
    <w:p w14:paraId="58A7322E" w14:textId="77777777" w:rsidR="003B7099" w:rsidRPr="00E17A95" w:rsidRDefault="003B7099" w:rsidP="003B7099">
      <w:pPr>
        <w:pStyle w:val="PlainText"/>
        <w:rPr>
          <w:ins w:id="1441" w:author="jake moses" w:date="2020-12-08T16:30:00Z"/>
          <w:rFonts w:ascii="Times New Roman" w:hAnsi="Times New Roman" w:cs="Times New Roman"/>
          <w:rPrChange w:id="1442" w:author="jake moses" w:date="2020-12-08T16:38:00Z">
            <w:rPr>
              <w:ins w:id="1443" w:author="jake moses" w:date="2020-12-08T16:30:00Z"/>
              <w:rFonts w:ascii="Courier New" w:hAnsi="Courier New" w:cs="Courier New"/>
            </w:rPr>
          </w:rPrChange>
        </w:rPr>
        <w:pPrChange w:id="1444" w:author="jake moses" w:date="2020-12-08T16:31:00Z">
          <w:pPr>
            <w:pStyle w:val="PlainText"/>
          </w:pPr>
        </w:pPrChange>
      </w:pPr>
      <w:ins w:id="1445" w:author="jake moses" w:date="2020-12-08T16:30:00Z">
        <w:r w:rsidRPr="00E17A95">
          <w:rPr>
            <w:rFonts w:ascii="Times New Roman" w:hAnsi="Times New Roman" w:cs="Times New Roman"/>
            <w:rPrChange w:id="1446" w:author="jake moses" w:date="2020-12-08T16:38:00Z">
              <w:rPr>
                <w:rFonts w:ascii="Courier New" w:hAnsi="Courier New" w:cs="Courier New"/>
              </w:rPr>
            </w:rPrChange>
          </w:rPr>
          <w:t xml:space="preserve">       ENABLE_</w:t>
        </w:r>
        <w:proofErr w:type="gramStart"/>
        <w:r w:rsidRPr="00E17A95">
          <w:rPr>
            <w:rFonts w:ascii="Times New Roman" w:hAnsi="Times New Roman" w:cs="Times New Roman"/>
            <w:rPrChange w:id="1447" w:author="jake moses" w:date="2020-12-08T16:38:00Z">
              <w:rPr>
                <w:rFonts w:ascii="Courier New" w:hAnsi="Courier New" w:cs="Courier New"/>
              </w:rPr>
            </w:rPrChange>
          </w:rPr>
          <w:t>DIR;</w:t>
        </w:r>
        <w:proofErr w:type="gramEnd"/>
      </w:ins>
    </w:p>
    <w:p w14:paraId="213CEC39" w14:textId="77777777" w:rsidR="003B7099" w:rsidRPr="00E17A95" w:rsidRDefault="003B7099" w:rsidP="003B7099">
      <w:pPr>
        <w:pStyle w:val="PlainText"/>
        <w:rPr>
          <w:ins w:id="1448" w:author="jake moses" w:date="2020-12-08T16:30:00Z"/>
          <w:rFonts w:ascii="Times New Roman" w:hAnsi="Times New Roman" w:cs="Times New Roman"/>
          <w:rPrChange w:id="1449" w:author="jake moses" w:date="2020-12-08T16:38:00Z">
            <w:rPr>
              <w:ins w:id="1450" w:author="jake moses" w:date="2020-12-08T16:30:00Z"/>
              <w:rFonts w:ascii="Courier New" w:hAnsi="Courier New" w:cs="Courier New"/>
            </w:rPr>
          </w:rPrChange>
        </w:rPr>
        <w:pPrChange w:id="1451" w:author="jake moses" w:date="2020-12-08T16:31:00Z">
          <w:pPr>
            <w:pStyle w:val="PlainText"/>
          </w:pPr>
        </w:pPrChange>
      </w:pPr>
      <w:ins w:id="1452" w:author="jake moses" w:date="2020-12-08T16:30:00Z">
        <w:r w:rsidRPr="00E17A95">
          <w:rPr>
            <w:rFonts w:ascii="Times New Roman" w:hAnsi="Times New Roman" w:cs="Times New Roman"/>
            <w:rPrChange w:id="1453" w:author="jake moses" w:date="2020-12-08T16:38:00Z">
              <w:rPr>
                <w:rFonts w:ascii="Courier New" w:hAnsi="Courier New" w:cs="Courier New"/>
              </w:rPr>
            </w:rPrChange>
          </w:rPr>
          <w:t xml:space="preserve">       LOW_</w:t>
        </w:r>
        <w:proofErr w:type="gramStart"/>
        <w:r w:rsidRPr="00E17A95">
          <w:rPr>
            <w:rFonts w:ascii="Times New Roman" w:hAnsi="Times New Roman" w:cs="Times New Roman"/>
            <w:rPrChange w:id="1454" w:author="jake moses" w:date="2020-12-08T16:38:00Z">
              <w:rPr>
                <w:rFonts w:ascii="Courier New" w:hAnsi="Courier New" w:cs="Courier New"/>
              </w:rPr>
            </w:rPrChange>
          </w:rPr>
          <w:t>M0;</w:t>
        </w:r>
        <w:proofErr w:type="gramEnd"/>
      </w:ins>
    </w:p>
    <w:p w14:paraId="393F148F" w14:textId="77777777" w:rsidR="003B7099" w:rsidRPr="00E17A95" w:rsidRDefault="003B7099" w:rsidP="003B7099">
      <w:pPr>
        <w:pStyle w:val="PlainText"/>
        <w:rPr>
          <w:ins w:id="1455" w:author="jake moses" w:date="2020-12-08T16:30:00Z"/>
          <w:rFonts w:ascii="Times New Roman" w:hAnsi="Times New Roman" w:cs="Times New Roman"/>
          <w:rPrChange w:id="1456" w:author="jake moses" w:date="2020-12-08T16:38:00Z">
            <w:rPr>
              <w:ins w:id="1457" w:author="jake moses" w:date="2020-12-08T16:30:00Z"/>
              <w:rFonts w:ascii="Courier New" w:hAnsi="Courier New" w:cs="Courier New"/>
            </w:rPr>
          </w:rPrChange>
        </w:rPr>
        <w:pPrChange w:id="1458" w:author="jake moses" w:date="2020-12-08T16:31:00Z">
          <w:pPr>
            <w:pStyle w:val="PlainText"/>
          </w:pPr>
        </w:pPrChange>
      </w:pPr>
      <w:ins w:id="1459" w:author="jake moses" w:date="2020-12-08T16:30:00Z">
        <w:r w:rsidRPr="00E17A95">
          <w:rPr>
            <w:rFonts w:ascii="Times New Roman" w:hAnsi="Times New Roman" w:cs="Times New Roman"/>
            <w:rPrChange w:id="1460" w:author="jake moses" w:date="2020-12-08T16:38:00Z">
              <w:rPr>
                <w:rFonts w:ascii="Courier New" w:hAnsi="Courier New" w:cs="Courier New"/>
              </w:rPr>
            </w:rPrChange>
          </w:rPr>
          <w:t xml:space="preserve">       LOW_</w:t>
        </w:r>
        <w:proofErr w:type="gramStart"/>
        <w:r w:rsidRPr="00E17A95">
          <w:rPr>
            <w:rFonts w:ascii="Times New Roman" w:hAnsi="Times New Roman" w:cs="Times New Roman"/>
            <w:rPrChange w:id="1461" w:author="jake moses" w:date="2020-12-08T16:38:00Z">
              <w:rPr>
                <w:rFonts w:ascii="Courier New" w:hAnsi="Courier New" w:cs="Courier New"/>
              </w:rPr>
            </w:rPrChange>
          </w:rPr>
          <w:t>M1;</w:t>
        </w:r>
        <w:proofErr w:type="gramEnd"/>
      </w:ins>
    </w:p>
    <w:p w14:paraId="44048139" w14:textId="77777777" w:rsidR="003B7099" w:rsidRPr="00E17A95" w:rsidRDefault="003B7099" w:rsidP="003B7099">
      <w:pPr>
        <w:pStyle w:val="PlainText"/>
        <w:rPr>
          <w:ins w:id="1462" w:author="jake moses" w:date="2020-12-08T16:30:00Z"/>
          <w:rFonts w:ascii="Times New Roman" w:hAnsi="Times New Roman" w:cs="Times New Roman"/>
          <w:rPrChange w:id="1463" w:author="jake moses" w:date="2020-12-08T16:38:00Z">
            <w:rPr>
              <w:ins w:id="1464" w:author="jake moses" w:date="2020-12-08T16:30:00Z"/>
              <w:rFonts w:ascii="Courier New" w:hAnsi="Courier New" w:cs="Courier New"/>
            </w:rPr>
          </w:rPrChange>
        </w:rPr>
        <w:pPrChange w:id="1465" w:author="jake moses" w:date="2020-12-08T16:31:00Z">
          <w:pPr>
            <w:pStyle w:val="PlainText"/>
          </w:pPr>
        </w:pPrChange>
      </w:pPr>
      <w:ins w:id="1466" w:author="jake moses" w:date="2020-12-08T16:30:00Z">
        <w:r w:rsidRPr="00E17A95">
          <w:rPr>
            <w:rFonts w:ascii="Times New Roman" w:hAnsi="Times New Roman" w:cs="Times New Roman"/>
            <w:rPrChange w:id="1467" w:author="jake moses" w:date="2020-12-08T16:38:00Z">
              <w:rPr>
                <w:rFonts w:ascii="Courier New" w:hAnsi="Courier New" w:cs="Courier New"/>
              </w:rPr>
            </w:rPrChange>
          </w:rPr>
          <w:t xml:space="preserve">       DISABLE_</w:t>
        </w:r>
        <w:proofErr w:type="gramStart"/>
        <w:r w:rsidRPr="00E17A95">
          <w:rPr>
            <w:rFonts w:ascii="Times New Roman" w:hAnsi="Times New Roman" w:cs="Times New Roman"/>
            <w:rPrChange w:id="1468" w:author="jake moses" w:date="2020-12-08T16:38:00Z">
              <w:rPr>
                <w:rFonts w:ascii="Courier New" w:hAnsi="Courier New" w:cs="Courier New"/>
              </w:rPr>
            </w:rPrChange>
          </w:rPr>
          <w:t>STEP;</w:t>
        </w:r>
        <w:proofErr w:type="gramEnd"/>
      </w:ins>
    </w:p>
    <w:p w14:paraId="7BDE4849" w14:textId="77777777" w:rsidR="003B7099" w:rsidRPr="00E17A95" w:rsidRDefault="003B7099" w:rsidP="003B7099">
      <w:pPr>
        <w:pStyle w:val="PlainText"/>
        <w:rPr>
          <w:ins w:id="1469" w:author="jake moses" w:date="2020-12-08T16:30:00Z"/>
          <w:rFonts w:ascii="Times New Roman" w:hAnsi="Times New Roman" w:cs="Times New Roman"/>
          <w:rPrChange w:id="1470" w:author="jake moses" w:date="2020-12-08T16:38:00Z">
            <w:rPr>
              <w:ins w:id="1471" w:author="jake moses" w:date="2020-12-08T16:30:00Z"/>
              <w:rFonts w:ascii="Courier New" w:hAnsi="Courier New" w:cs="Courier New"/>
            </w:rPr>
          </w:rPrChange>
        </w:rPr>
        <w:pPrChange w:id="1472" w:author="jake moses" w:date="2020-12-08T16:31:00Z">
          <w:pPr>
            <w:pStyle w:val="PlainText"/>
          </w:pPr>
        </w:pPrChange>
      </w:pPr>
    </w:p>
    <w:p w14:paraId="19881DE5" w14:textId="77777777" w:rsidR="003B7099" w:rsidRPr="00E17A95" w:rsidRDefault="003B7099" w:rsidP="003B7099">
      <w:pPr>
        <w:pStyle w:val="PlainText"/>
        <w:rPr>
          <w:ins w:id="1473" w:author="jake moses" w:date="2020-12-08T16:30:00Z"/>
          <w:rFonts w:ascii="Times New Roman" w:hAnsi="Times New Roman" w:cs="Times New Roman"/>
          <w:rPrChange w:id="1474" w:author="jake moses" w:date="2020-12-08T16:38:00Z">
            <w:rPr>
              <w:ins w:id="1475" w:author="jake moses" w:date="2020-12-08T16:30:00Z"/>
              <w:rFonts w:ascii="Courier New" w:hAnsi="Courier New" w:cs="Courier New"/>
            </w:rPr>
          </w:rPrChange>
        </w:rPr>
        <w:pPrChange w:id="1476" w:author="jake moses" w:date="2020-12-08T16:31:00Z">
          <w:pPr>
            <w:pStyle w:val="PlainText"/>
          </w:pPr>
        </w:pPrChange>
      </w:pPr>
      <w:ins w:id="1477" w:author="jake moses" w:date="2020-12-08T16:30:00Z">
        <w:r w:rsidRPr="00E17A95">
          <w:rPr>
            <w:rFonts w:ascii="Times New Roman" w:hAnsi="Times New Roman" w:cs="Times New Roman"/>
            <w:rPrChange w:id="1478" w:author="jake moses" w:date="2020-12-08T16:38:00Z">
              <w:rPr>
                <w:rFonts w:ascii="Courier New" w:hAnsi="Courier New" w:cs="Courier New"/>
              </w:rPr>
            </w:rPrChange>
          </w:rPr>
          <w:t xml:space="preserve">        while (</w:t>
        </w:r>
        <w:proofErr w:type="spellStart"/>
        <w:r w:rsidRPr="00E17A95">
          <w:rPr>
            <w:rFonts w:ascii="Times New Roman" w:hAnsi="Times New Roman" w:cs="Times New Roman"/>
            <w:rPrChange w:id="1479"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480" w:author="jake moses" w:date="2020-12-08T16:38:00Z">
              <w:rPr>
                <w:rFonts w:ascii="Courier New" w:hAnsi="Courier New" w:cs="Courier New"/>
              </w:rPr>
            </w:rPrChange>
          </w:rPr>
          <w:t xml:space="preserve"> == '\0'); // wait until user connects to the device and sends a value</w:t>
        </w:r>
      </w:ins>
    </w:p>
    <w:p w14:paraId="15EF99F5" w14:textId="77777777" w:rsidR="003B7099" w:rsidRPr="00E17A95" w:rsidRDefault="003B7099" w:rsidP="003B7099">
      <w:pPr>
        <w:pStyle w:val="PlainText"/>
        <w:rPr>
          <w:ins w:id="1481" w:author="jake moses" w:date="2020-12-08T16:30:00Z"/>
          <w:rFonts w:ascii="Times New Roman" w:hAnsi="Times New Roman" w:cs="Times New Roman"/>
          <w:rPrChange w:id="1482" w:author="jake moses" w:date="2020-12-08T16:38:00Z">
            <w:rPr>
              <w:ins w:id="1483" w:author="jake moses" w:date="2020-12-08T16:30:00Z"/>
              <w:rFonts w:ascii="Courier New" w:hAnsi="Courier New" w:cs="Courier New"/>
            </w:rPr>
          </w:rPrChange>
        </w:rPr>
        <w:pPrChange w:id="1484" w:author="jake moses" w:date="2020-12-08T16:31:00Z">
          <w:pPr>
            <w:pStyle w:val="PlainText"/>
          </w:pPr>
        </w:pPrChange>
      </w:pPr>
    </w:p>
    <w:p w14:paraId="23F21596" w14:textId="77777777" w:rsidR="003B7099" w:rsidRPr="00E17A95" w:rsidRDefault="003B7099" w:rsidP="003B7099">
      <w:pPr>
        <w:pStyle w:val="PlainText"/>
        <w:rPr>
          <w:ins w:id="1485" w:author="jake moses" w:date="2020-12-08T16:30:00Z"/>
          <w:rFonts w:ascii="Times New Roman" w:hAnsi="Times New Roman" w:cs="Times New Roman"/>
          <w:rPrChange w:id="1486" w:author="jake moses" w:date="2020-12-08T16:38:00Z">
            <w:rPr>
              <w:ins w:id="1487" w:author="jake moses" w:date="2020-12-08T16:30:00Z"/>
              <w:rFonts w:ascii="Courier New" w:hAnsi="Courier New" w:cs="Courier New"/>
            </w:rPr>
          </w:rPrChange>
        </w:rPr>
        <w:pPrChange w:id="1488" w:author="jake moses" w:date="2020-12-08T16:31:00Z">
          <w:pPr>
            <w:pStyle w:val="PlainText"/>
          </w:pPr>
        </w:pPrChange>
      </w:pPr>
      <w:ins w:id="1489" w:author="jake moses" w:date="2020-12-08T16:30:00Z">
        <w:r w:rsidRPr="00E17A95">
          <w:rPr>
            <w:rFonts w:ascii="Times New Roman" w:hAnsi="Times New Roman" w:cs="Times New Roman"/>
            <w:rPrChange w:id="1490" w:author="jake moses" w:date="2020-12-08T16:38:00Z">
              <w:rPr>
                <w:rFonts w:ascii="Courier New" w:hAnsi="Courier New" w:cs="Courier New"/>
              </w:rPr>
            </w:rPrChange>
          </w:rPr>
          <w:t xml:space="preserve">//        TB0CTL |= MC_1; // set Timer B to </w:t>
        </w:r>
        <w:proofErr w:type="spellStart"/>
        <w:r w:rsidRPr="00E17A95">
          <w:rPr>
            <w:rFonts w:ascii="Times New Roman" w:hAnsi="Times New Roman" w:cs="Times New Roman"/>
            <w:rPrChange w:id="1491" w:author="jake moses" w:date="2020-12-08T16:38:00Z">
              <w:rPr>
                <w:rFonts w:ascii="Courier New" w:hAnsi="Courier New" w:cs="Courier New"/>
              </w:rPr>
            </w:rPrChange>
          </w:rPr>
          <w:t>upmode</w:t>
        </w:r>
        <w:proofErr w:type="spellEnd"/>
      </w:ins>
    </w:p>
    <w:p w14:paraId="1932DD35" w14:textId="77777777" w:rsidR="003B7099" w:rsidRPr="00E17A95" w:rsidRDefault="003B7099" w:rsidP="003B7099">
      <w:pPr>
        <w:pStyle w:val="PlainText"/>
        <w:rPr>
          <w:ins w:id="1492" w:author="jake moses" w:date="2020-12-08T16:30:00Z"/>
          <w:rFonts w:ascii="Times New Roman" w:hAnsi="Times New Roman" w:cs="Times New Roman"/>
          <w:rPrChange w:id="1493" w:author="jake moses" w:date="2020-12-08T16:38:00Z">
            <w:rPr>
              <w:ins w:id="1494" w:author="jake moses" w:date="2020-12-08T16:30:00Z"/>
              <w:rFonts w:ascii="Courier New" w:hAnsi="Courier New" w:cs="Courier New"/>
            </w:rPr>
          </w:rPrChange>
        </w:rPr>
        <w:pPrChange w:id="1495" w:author="jake moses" w:date="2020-12-08T16:31:00Z">
          <w:pPr>
            <w:pStyle w:val="PlainText"/>
          </w:pPr>
        </w:pPrChange>
      </w:pPr>
      <w:ins w:id="1496" w:author="jake moses" w:date="2020-12-08T16:30:00Z">
        <w:r w:rsidRPr="00E17A95">
          <w:rPr>
            <w:rFonts w:ascii="Times New Roman" w:hAnsi="Times New Roman" w:cs="Times New Roman"/>
            <w:rPrChange w:id="1497" w:author="jake moses" w:date="2020-12-08T16:38:00Z">
              <w:rPr>
                <w:rFonts w:ascii="Courier New" w:hAnsi="Courier New" w:cs="Courier New"/>
              </w:rPr>
            </w:rPrChange>
          </w:rPr>
          <w:t xml:space="preserve">        switch (</w:t>
        </w:r>
        <w:proofErr w:type="spellStart"/>
        <w:r w:rsidRPr="00E17A95">
          <w:rPr>
            <w:rFonts w:ascii="Times New Roman" w:hAnsi="Times New Roman" w:cs="Times New Roman"/>
            <w:rPrChange w:id="1498" w:author="jake moses" w:date="2020-12-08T16:38:00Z">
              <w:rPr>
                <w:rFonts w:ascii="Courier New" w:hAnsi="Courier New" w:cs="Courier New"/>
              </w:rPr>
            </w:rPrChange>
          </w:rPr>
          <w:t>ReceivedValue</w:t>
        </w:r>
        <w:proofErr w:type="spellEnd"/>
        <w:proofErr w:type="gramStart"/>
        <w:r w:rsidRPr="00E17A95">
          <w:rPr>
            <w:rFonts w:ascii="Times New Roman" w:hAnsi="Times New Roman" w:cs="Times New Roman"/>
            <w:rPrChange w:id="1499" w:author="jake moses" w:date="2020-12-08T16:38:00Z">
              <w:rPr>
                <w:rFonts w:ascii="Courier New" w:hAnsi="Courier New" w:cs="Courier New"/>
              </w:rPr>
            </w:rPrChange>
          </w:rPr>
          <w:t>){</w:t>
        </w:r>
        <w:proofErr w:type="gramEnd"/>
      </w:ins>
    </w:p>
    <w:p w14:paraId="4F5CF931" w14:textId="77777777" w:rsidR="003B7099" w:rsidRPr="00E17A95" w:rsidRDefault="003B7099" w:rsidP="003B7099">
      <w:pPr>
        <w:pStyle w:val="PlainText"/>
        <w:rPr>
          <w:ins w:id="1500" w:author="jake moses" w:date="2020-12-08T16:30:00Z"/>
          <w:rFonts w:ascii="Times New Roman" w:hAnsi="Times New Roman" w:cs="Times New Roman"/>
          <w:rPrChange w:id="1501" w:author="jake moses" w:date="2020-12-08T16:38:00Z">
            <w:rPr>
              <w:ins w:id="1502" w:author="jake moses" w:date="2020-12-08T16:30:00Z"/>
              <w:rFonts w:ascii="Courier New" w:hAnsi="Courier New" w:cs="Courier New"/>
            </w:rPr>
          </w:rPrChange>
        </w:rPr>
        <w:pPrChange w:id="1503" w:author="jake moses" w:date="2020-12-08T16:31:00Z">
          <w:pPr>
            <w:pStyle w:val="PlainText"/>
          </w:pPr>
        </w:pPrChange>
      </w:pPr>
      <w:ins w:id="1504" w:author="jake moses" w:date="2020-12-08T16:30:00Z">
        <w:r w:rsidRPr="00E17A95">
          <w:rPr>
            <w:rFonts w:ascii="Times New Roman" w:hAnsi="Times New Roman" w:cs="Times New Roman"/>
            <w:rPrChange w:id="1505" w:author="jake moses" w:date="2020-12-08T16:38:00Z">
              <w:rPr>
                <w:rFonts w:ascii="Courier New" w:hAnsi="Courier New" w:cs="Courier New"/>
              </w:rPr>
            </w:rPrChange>
          </w:rPr>
          <w:lastRenderedPageBreak/>
          <w:t xml:space="preserve">            case '1':</w:t>
        </w:r>
      </w:ins>
    </w:p>
    <w:p w14:paraId="3CD0BCD2" w14:textId="77777777" w:rsidR="003B7099" w:rsidRPr="00E17A95" w:rsidRDefault="003B7099" w:rsidP="003B7099">
      <w:pPr>
        <w:pStyle w:val="PlainText"/>
        <w:rPr>
          <w:ins w:id="1506" w:author="jake moses" w:date="2020-12-08T16:30:00Z"/>
          <w:rFonts w:ascii="Times New Roman" w:hAnsi="Times New Roman" w:cs="Times New Roman"/>
          <w:rPrChange w:id="1507" w:author="jake moses" w:date="2020-12-08T16:38:00Z">
            <w:rPr>
              <w:ins w:id="1508" w:author="jake moses" w:date="2020-12-08T16:30:00Z"/>
              <w:rFonts w:ascii="Courier New" w:hAnsi="Courier New" w:cs="Courier New"/>
            </w:rPr>
          </w:rPrChange>
        </w:rPr>
        <w:pPrChange w:id="1509" w:author="jake moses" w:date="2020-12-08T16:31:00Z">
          <w:pPr>
            <w:pStyle w:val="PlainText"/>
          </w:pPr>
        </w:pPrChange>
      </w:pPr>
      <w:ins w:id="1510" w:author="jake moses" w:date="2020-12-08T16:30:00Z">
        <w:r w:rsidRPr="00E17A95">
          <w:rPr>
            <w:rFonts w:ascii="Times New Roman" w:hAnsi="Times New Roman" w:cs="Times New Roman"/>
            <w:rPrChange w:id="1511"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512"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513" w:author="jake moses" w:date="2020-12-08T16:38:00Z">
              <w:rPr>
                <w:rFonts w:ascii="Courier New" w:hAnsi="Courier New" w:cs="Courier New"/>
              </w:rPr>
            </w:rPrChange>
          </w:rPr>
          <w:t xml:space="preserve"> = '\0</w:t>
        </w:r>
        <w:proofErr w:type="gramStart"/>
        <w:r w:rsidRPr="00E17A95">
          <w:rPr>
            <w:rFonts w:ascii="Times New Roman" w:hAnsi="Times New Roman" w:cs="Times New Roman"/>
            <w:rPrChange w:id="1514" w:author="jake moses" w:date="2020-12-08T16:38:00Z">
              <w:rPr>
                <w:rFonts w:ascii="Courier New" w:hAnsi="Courier New" w:cs="Courier New"/>
              </w:rPr>
            </w:rPrChange>
          </w:rPr>
          <w:t>';</w:t>
        </w:r>
        <w:proofErr w:type="gramEnd"/>
      </w:ins>
    </w:p>
    <w:p w14:paraId="2EE88CF9" w14:textId="77777777" w:rsidR="003B7099" w:rsidRPr="00E17A95" w:rsidRDefault="003B7099" w:rsidP="003B7099">
      <w:pPr>
        <w:pStyle w:val="PlainText"/>
        <w:rPr>
          <w:ins w:id="1515" w:author="jake moses" w:date="2020-12-08T16:30:00Z"/>
          <w:rFonts w:ascii="Times New Roman" w:hAnsi="Times New Roman" w:cs="Times New Roman"/>
          <w:rPrChange w:id="1516" w:author="jake moses" w:date="2020-12-08T16:38:00Z">
            <w:rPr>
              <w:ins w:id="1517" w:author="jake moses" w:date="2020-12-08T16:30:00Z"/>
              <w:rFonts w:ascii="Courier New" w:hAnsi="Courier New" w:cs="Courier New"/>
            </w:rPr>
          </w:rPrChange>
        </w:rPr>
        <w:pPrChange w:id="1518" w:author="jake moses" w:date="2020-12-08T16:31:00Z">
          <w:pPr>
            <w:pStyle w:val="PlainText"/>
          </w:pPr>
        </w:pPrChange>
      </w:pPr>
      <w:ins w:id="1519" w:author="jake moses" w:date="2020-12-08T16:30:00Z">
        <w:r w:rsidRPr="00E17A95">
          <w:rPr>
            <w:rFonts w:ascii="Times New Roman" w:hAnsi="Times New Roman" w:cs="Times New Roman"/>
            <w:rPrChange w:id="1520" w:author="jake moses" w:date="2020-12-08T16:38:00Z">
              <w:rPr>
                <w:rFonts w:ascii="Courier New" w:hAnsi="Courier New" w:cs="Courier New"/>
              </w:rPr>
            </w:rPrChange>
          </w:rPr>
          <w:t xml:space="preserve">                </w:t>
        </w:r>
        <w:proofErr w:type="spellStart"/>
        <w:proofErr w:type="gramStart"/>
        <w:r w:rsidRPr="00E17A95">
          <w:rPr>
            <w:rFonts w:ascii="Times New Roman" w:hAnsi="Times New Roman" w:cs="Times New Roman"/>
            <w:rPrChange w:id="1521" w:author="jake moses" w:date="2020-12-08T16:38:00Z">
              <w:rPr>
                <w:rFonts w:ascii="Courier New" w:hAnsi="Courier New" w:cs="Courier New"/>
              </w:rPr>
            </w:rPrChange>
          </w:rPr>
          <w:t>motorTurns</w:t>
        </w:r>
        <w:proofErr w:type="spellEnd"/>
        <w:r w:rsidRPr="00E17A95">
          <w:rPr>
            <w:rFonts w:ascii="Times New Roman" w:hAnsi="Times New Roman" w:cs="Times New Roman"/>
            <w:rPrChange w:id="1522" w:author="jake moses" w:date="2020-12-08T16:38:00Z">
              <w:rPr>
                <w:rFonts w:ascii="Courier New" w:hAnsi="Courier New" w:cs="Courier New"/>
              </w:rPr>
            </w:rPrChange>
          </w:rPr>
          <w:t>(</w:t>
        </w:r>
        <w:proofErr w:type="gramEnd"/>
        <w:r w:rsidRPr="00E17A95">
          <w:rPr>
            <w:rFonts w:ascii="Times New Roman" w:hAnsi="Times New Roman" w:cs="Times New Roman"/>
            <w:rPrChange w:id="1523" w:author="jake moses" w:date="2020-12-08T16:38:00Z">
              <w:rPr>
                <w:rFonts w:ascii="Courier New" w:hAnsi="Courier New" w:cs="Courier New"/>
              </w:rPr>
            </w:rPrChange>
          </w:rPr>
          <w:t>1);</w:t>
        </w:r>
      </w:ins>
    </w:p>
    <w:p w14:paraId="2A74E747" w14:textId="77777777" w:rsidR="003B7099" w:rsidRPr="00E17A95" w:rsidRDefault="003B7099" w:rsidP="003B7099">
      <w:pPr>
        <w:pStyle w:val="PlainText"/>
        <w:rPr>
          <w:ins w:id="1524" w:author="jake moses" w:date="2020-12-08T16:30:00Z"/>
          <w:rFonts w:ascii="Times New Roman" w:hAnsi="Times New Roman" w:cs="Times New Roman"/>
          <w:rPrChange w:id="1525" w:author="jake moses" w:date="2020-12-08T16:38:00Z">
            <w:rPr>
              <w:ins w:id="1526" w:author="jake moses" w:date="2020-12-08T16:30:00Z"/>
              <w:rFonts w:ascii="Courier New" w:hAnsi="Courier New" w:cs="Courier New"/>
            </w:rPr>
          </w:rPrChange>
        </w:rPr>
        <w:pPrChange w:id="1527" w:author="jake moses" w:date="2020-12-08T16:31:00Z">
          <w:pPr>
            <w:pStyle w:val="PlainText"/>
          </w:pPr>
        </w:pPrChange>
      </w:pPr>
      <w:ins w:id="1528" w:author="jake moses" w:date="2020-12-08T16:30:00Z">
        <w:r w:rsidRPr="00E17A95">
          <w:rPr>
            <w:rFonts w:ascii="Times New Roman" w:hAnsi="Times New Roman" w:cs="Times New Roman"/>
            <w:rPrChange w:id="1529"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530" w:author="jake moses" w:date="2020-12-08T16:38:00Z">
              <w:rPr>
                <w:rFonts w:ascii="Courier New" w:hAnsi="Courier New" w:cs="Courier New"/>
              </w:rPr>
            </w:rPrChange>
          </w:rPr>
          <w:t>send(</w:t>
        </w:r>
        <w:proofErr w:type="gramEnd"/>
        <w:r w:rsidRPr="00E17A95">
          <w:rPr>
            <w:rFonts w:ascii="Times New Roman" w:hAnsi="Times New Roman" w:cs="Times New Roman"/>
            <w:rPrChange w:id="1531" w:author="jake moses" w:date="2020-12-08T16:38:00Z">
              <w:rPr>
                <w:rFonts w:ascii="Courier New" w:hAnsi="Courier New" w:cs="Courier New"/>
              </w:rPr>
            </w:rPrChange>
          </w:rPr>
          <w:t>);</w:t>
        </w:r>
      </w:ins>
    </w:p>
    <w:p w14:paraId="61D958D2" w14:textId="77777777" w:rsidR="003B7099" w:rsidRPr="00E17A95" w:rsidRDefault="003B7099" w:rsidP="003B7099">
      <w:pPr>
        <w:pStyle w:val="PlainText"/>
        <w:rPr>
          <w:ins w:id="1532" w:author="jake moses" w:date="2020-12-08T16:30:00Z"/>
          <w:rFonts w:ascii="Times New Roman" w:hAnsi="Times New Roman" w:cs="Times New Roman"/>
          <w:rPrChange w:id="1533" w:author="jake moses" w:date="2020-12-08T16:38:00Z">
            <w:rPr>
              <w:ins w:id="1534" w:author="jake moses" w:date="2020-12-08T16:30:00Z"/>
              <w:rFonts w:ascii="Courier New" w:hAnsi="Courier New" w:cs="Courier New"/>
            </w:rPr>
          </w:rPrChange>
        </w:rPr>
        <w:pPrChange w:id="1535" w:author="jake moses" w:date="2020-12-08T16:31:00Z">
          <w:pPr>
            <w:pStyle w:val="PlainText"/>
          </w:pPr>
        </w:pPrChange>
      </w:pPr>
      <w:ins w:id="1536" w:author="jake moses" w:date="2020-12-08T16:30:00Z">
        <w:r w:rsidRPr="00E17A95">
          <w:rPr>
            <w:rFonts w:ascii="Times New Roman" w:hAnsi="Times New Roman" w:cs="Times New Roman"/>
            <w:rPrChange w:id="1537"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538" w:author="jake moses" w:date="2020-12-08T16:38:00Z">
              <w:rPr>
                <w:rFonts w:ascii="Courier New" w:hAnsi="Courier New" w:cs="Courier New"/>
              </w:rPr>
            </w:rPrChange>
          </w:rPr>
          <w:t>break;</w:t>
        </w:r>
        <w:proofErr w:type="gramEnd"/>
      </w:ins>
    </w:p>
    <w:p w14:paraId="6A315BCF" w14:textId="77777777" w:rsidR="003B7099" w:rsidRPr="00E17A95" w:rsidRDefault="003B7099" w:rsidP="003B7099">
      <w:pPr>
        <w:pStyle w:val="PlainText"/>
        <w:rPr>
          <w:ins w:id="1539" w:author="jake moses" w:date="2020-12-08T16:30:00Z"/>
          <w:rFonts w:ascii="Times New Roman" w:hAnsi="Times New Roman" w:cs="Times New Roman"/>
          <w:rPrChange w:id="1540" w:author="jake moses" w:date="2020-12-08T16:38:00Z">
            <w:rPr>
              <w:ins w:id="1541" w:author="jake moses" w:date="2020-12-08T16:30:00Z"/>
              <w:rFonts w:ascii="Courier New" w:hAnsi="Courier New" w:cs="Courier New"/>
            </w:rPr>
          </w:rPrChange>
        </w:rPr>
        <w:pPrChange w:id="1542" w:author="jake moses" w:date="2020-12-08T16:31:00Z">
          <w:pPr>
            <w:pStyle w:val="PlainText"/>
          </w:pPr>
        </w:pPrChange>
      </w:pPr>
      <w:ins w:id="1543" w:author="jake moses" w:date="2020-12-08T16:30:00Z">
        <w:r w:rsidRPr="00E17A95">
          <w:rPr>
            <w:rFonts w:ascii="Times New Roman" w:hAnsi="Times New Roman" w:cs="Times New Roman"/>
            <w:rPrChange w:id="1544" w:author="jake moses" w:date="2020-12-08T16:38:00Z">
              <w:rPr>
                <w:rFonts w:ascii="Courier New" w:hAnsi="Courier New" w:cs="Courier New"/>
              </w:rPr>
            </w:rPrChange>
          </w:rPr>
          <w:t xml:space="preserve">            case '2':</w:t>
        </w:r>
      </w:ins>
    </w:p>
    <w:p w14:paraId="029C0725" w14:textId="77777777" w:rsidR="003B7099" w:rsidRPr="00E17A95" w:rsidRDefault="003B7099" w:rsidP="003B7099">
      <w:pPr>
        <w:pStyle w:val="PlainText"/>
        <w:rPr>
          <w:ins w:id="1545" w:author="jake moses" w:date="2020-12-08T16:30:00Z"/>
          <w:rFonts w:ascii="Times New Roman" w:hAnsi="Times New Roman" w:cs="Times New Roman"/>
          <w:rPrChange w:id="1546" w:author="jake moses" w:date="2020-12-08T16:38:00Z">
            <w:rPr>
              <w:ins w:id="1547" w:author="jake moses" w:date="2020-12-08T16:30:00Z"/>
              <w:rFonts w:ascii="Courier New" w:hAnsi="Courier New" w:cs="Courier New"/>
            </w:rPr>
          </w:rPrChange>
        </w:rPr>
        <w:pPrChange w:id="1548" w:author="jake moses" w:date="2020-12-08T16:31:00Z">
          <w:pPr>
            <w:pStyle w:val="PlainText"/>
          </w:pPr>
        </w:pPrChange>
      </w:pPr>
    </w:p>
    <w:p w14:paraId="36CABBFB" w14:textId="77777777" w:rsidR="003B7099" w:rsidRPr="00E17A95" w:rsidRDefault="003B7099" w:rsidP="003B7099">
      <w:pPr>
        <w:pStyle w:val="PlainText"/>
        <w:rPr>
          <w:ins w:id="1549" w:author="jake moses" w:date="2020-12-08T16:30:00Z"/>
          <w:rFonts w:ascii="Times New Roman" w:hAnsi="Times New Roman" w:cs="Times New Roman"/>
          <w:rPrChange w:id="1550" w:author="jake moses" w:date="2020-12-08T16:38:00Z">
            <w:rPr>
              <w:ins w:id="1551" w:author="jake moses" w:date="2020-12-08T16:30:00Z"/>
              <w:rFonts w:ascii="Courier New" w:hAnsi="Courier New" w:cs="Courier New"/>
            </w:rPr>
          </w:rPrChange>
        </w:rPr>
        <w:pPrChange w:id="1552" w:author="jake moses" w:date="2020-12-08T16:31:00Z">
          <w:pPr>
            <w:pStyle w:val="PlainText"/>
          </w:pPr>
        </w:pPrChange>
      </w:pPr>
      <w:ins w:id="1553" w:author="jake moses" w:date="2020-12-08T16:30:00Z">
        <w:r w:rsidRPr="00E17A95">
          <w:rPr>
            <w:rFonts w:ascii="Times New Roman" w:hAnsi="Times New Roman" w:cs="Times New Roman"/>
            <w:rPrChange w:id="1554"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555"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556" w:author="jake moses" w:date="2020-12-08T16:38:00Z">
              <w:rPr>
                <w:rFonts w:ascii="Courier New" w:hAnsi="Courier New" w:cs="Courier New"/>
              </w:rPr>
            </w:rPrChange>
          </w:rPr>
          <w:t xml:space="preserve"> = '\0</w:t>
        </w:r>
        <w:proofErr w:type="gramStart"/>
        <w:r w:rsidRPr="00E17A95">
          <w:rPr>
            <w:rFonts w:ascii="Times New Roman" w:hAnsi="Times New Roman" w:cs="Times New Roman"/>
            <w:rPrChange w:id="1557" w:author="jake moses" w:date="2020-12-08T16:38:00Z">
              <w:rPr>
                <w:rFonts w:ascii="Courier New" w:hAnsi="Courier New" w:cs="Courier New"/>
              </w:rPr>
            </w:rPrChange>
          </w:rPr>
          <w:t>';</w:t>
        </w:r>
        <w:proofErr w:type="gramEnd"/>
      </w:ins>
    </w:p>
    <w:p w14:paraId="1A9A661A" w14:textId="77777777" w:rsidR="003B7099" w:rsidRPr="00E17A95" w:rsidRDefault="003B7099" w:rsidP="003B7099">
      <w:pPr>
        <w:pStyle w:val="PlainText"/>
        <w:rPr>
          <w:ins w:id="1558" w:author="jake moses" w:date="2020-12-08T16:30:00Z"/>
          <w:rFonts w:ascii="Times New Roman" w:hAnsi="Times New Roman" w:cs="Times New Roman"/>
          <w:rPrChange w:id="1559" w:author="jake moses" w:date="2020-12-08T16:38:00Z">
            <w:rPr>
              <w:ins w:id="1560" w:author="jake moses" w:date="2020-12-08T16:30:00Z"/>
              <w:rFonts w:ascii="Courier New" w:hAnsi="Courier New" w:cs="Courier New"/>
            </w:rPr>
          </w:rPrChange>
        </w:rPr>
        <w:pPrChange w:id="1561" w:author="jake moses" w:date="2020-12-08T16:31:00Z">
          <w:pPr>
            <w:pStyle w:val="PlainText"/>
          </w:pPr>
        </w:pPrChange>
      </w:pPr>
      <w:ins w:id="1562" w:author="jake moses" w:date="2020-12-08T16:30:00Z">
        <w:r w:rsidRPr="00E17A95">
          <w:rPr>
            <w:rFonts w:ascii="Times New Roman" w:hAnsi="Times New Roman" w:cs="Times New Roman"/>
            <w:rPrChange w:id="1563" w:author="jake moses" w:date="2020-12-08T16:38:00Z">
              <w:rPr>
                <w:rFonts w:ascii="Courier New" w:hAnsi="Courier New" w:cs="Courier New"/>
              </w:rPr>
            </w:rPrChange>
          </w:rPr>
          <w:t xml:space="preserve">                </w:t>
        </w:r>
        <w:proofErr w:type="spellStart"/>
        <w:proofErr w:type="gramStart"/>
        <w:r w:rsidRPr="00E17A95">
          <w:rPr>
            <w:rFonts w:ascii="Times New Roman" w:hAnsi="Times New Roman" w:cs="Times New Roman"/>
            <w:rPrChange w:id="1564" w:author="jake moses" w:date="2020-12-08T16:38:00Z">
              <w:rPr>
                <w:rFonts w:ascii="Courier New" w:hAnsi="Courier New" w:cs="Courier New"/>
              </w:rPr>
            </w:rPrChange>
          </w:rPr>
          <w:t>motorTurns</w:t>
        </w:r>
        <w:proofErr w:type="spellEnd"/>
        <w:r w:rsidRPr="00E17A95">
          <w:rPr>
            <w:rFonts w:ascii="Times New Roman" w:hAnsi="Times New Roman" w:cs="Times New Roman"/>
            <w:rPrChange w:id="1565" w:author="jake moses" w:date="2020-12-08T16:38:00Z">
              <w:rPr>
                <w:rFonts w:ascii="Courier New" w:hAnsi="Courier New" w:cs="Courier New"/>
              </w:rPr>
            </w:rPrChange>
          </w:rPr>
          <w:t>(</w:t>
        </w:r>
        <w:proofErr w:type="gramEnd"/>
        <w:r w:rsidRPr="00E17A95">
          <w:rPr>
            <w:rFonts w:ascii="Times New Roman" w:hAnsi="Times New Roman" w:cs="Times New Roman"/>
            <w:rPrChange w:id="1566" w:author="jake moses" w:date="2020-12-08T16:38:00Z">
              <w:rPr>
                <w:rFonts w:ascii="Courier New" w:hAnsi="Courier New" w:cs="Courier New"/>
              </w:rPr>
            </w:rPrChange>
          </w:rPr>
          <w:t>2);</w:t>
        </w:r>
      </w:ins>
    </w:p>
    <w:p w14:paraId="304BBCBA" w14:textId="77777777" w:rsidR="003B7099" w:rsidRPr="00E17A95" w:rsidRDefault="003B7099" w:rsidP="003B7099">
      <w:pPr>
        <w:pStyle w:val="PlainText"/>
        <w:rPr>
          <w:ins w:id="1567" w:author="jake moses" w:date="2020-12-08T16:30:00Z"/>
          <w:rFonts w:ascii="Times New Roman" w:hAnsi="Times New Roman" w:cs="Times New Roman"/>
          <w:rPrChange w:id="1568" w:author="jake moses" w:date="2020-12-08T16:38:00Z">
            <w:rPr>
              <w:ins w:id="1569" w:author="jake moses" w:date="2020-12-08T16:30:00Z"/>
              <w:rFonts w:ascii="Courier New" w:hAnsi="Courier New" w:cs="Courier New"/>
            </w:rPr>
          </w:rPrChange>
        </w:rPr>
        <w:pPrChange w:id="1570" w:author="jake moses" w:date="2020-12-08T16:31:00Z">
          <w:pPr>
            <w:pStyle w:val="PlainText"/>
          </w:pPr>
        </w:pPrChange>
      </w:pPr>
      <w:ins w:id="1571" w:author="jake moses" w:date="2020-12-08T16:30:00Z">
        <w:r w:rsidRPr="00E17A95">
          <w:rPr>
            <w:rFonts w:ascii="Times New Roman" w:hAnsi="Times New Roman" w:cs="Times New Roman"/>
            <w:rPrChange w:id="1572"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573" w:author="jake moses" w:date="2020-12-08T16:38:00Z">
              <w:rPr>
                <w:rFonts w:ascii="Courier New" w:hAnsi="Courier New" w:cs="Courier New"/>
              </w:rPr>
            </w:rPrChange>
          </w:rPr>
          <w:t>send(</w:t>
        </w:r>
        <w:proofErr w:type="gramEnd"/>
        <w:r w:rsidRPr="00E17A95">
          <w:rPr>
            <w:rFonts w:ascii="Times New Roman" w:hAnsi="Times New Roman" w:cs="Times New Roman"/>
            <w:rPrChange w:id="1574" w:author="jake moses" w:date="2020-12-08T16:38:00Z">
              <w:rPr>
                <w:rFonts w:ascii="Courier New" w:hAnsi="Courier New" w:cs="Courier New"/>
              </w:rPr>
            </w:rPrChange>
          </w:rPr>
          <w:t>);</w:t>
        </w:r>
      </w:ins>
    </w:p>
    <w:p w14:paraId="6493F7C5" w14:textId="77777777" w:rsidR="003B7099" w:rsidRPr="00E17A95" w:rsidRDefault="003B7099" w:rsidP="003B7099">
      <w:pPr>
        <w:pStyle w:val="PlainText"/>
        <w:rPr>
          <w:ins w:id="1575" w:author="jake moses" w:date="2020-12-08T16:30:00Z"/>
          <w:rFonts w:ascii="Times New Roman" w:hAnsi="Times New Roman" w:cs="Times New Roman"/>
          <w:rPrChange w:id="1576" w:author="jake moses" w:date="2020-12-08T16:38:00Z">
            <w:rPr>
              <w:ins w:id="1577" w:author="jake moses" w:date="2020-12-08T16:30:00Z"/>
              <w:rFonts w:ascii="Courier New" w:hAnsi="Courier New" w:cs="Courier New"/>
            </w:rPr>
          </w:rPrChange>
        </w:rPr>
        <w:pPrChange w:id="1578" w:author="jake moses" w:date="2020-12-08T16:31:00Z">
          <w:pPr>
            <w:pStyle w:val="PlainText"/>
          </w:pPr>
        </w:pPrChange>
      </w:pPr>
      <w:ins w:id="1579" w:author="jake moses" w:date="2020-12-08T16:30:00Z">
        <w:r w:rsidRPr="00E17A95">
          <w:rPr>
            <w:rFonts w:ascii="Times New Roman" w:hAnsi="Times New Roman" w:cs="Times New Roman"/>
            <w:rPrChange w:id="1580"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581" w:author="jake moses" w:date="2020-12-08T16:38:00Z">
              <w:rPr>
                <w:rFonts w:ascii="Courier New" w:hAnsi="Courier New" w:cs="Courier New"/>
              </w:rPr>
            </w:rPrChange>
          </w:rPr>
          <w:t>break;</w:t>
        </w:r>
        <w:proofErr w:type="gramEnd"/>
      </w:ins>
    </w:p>
    <w:p w14:paraId="1B95365B" w14:textId="77777777" w:rsidR="003B7099" w:rsidRPr="00E17A95" w:rsidRDefault="003B7099" w:rsidP="003B7099">
      <w:pPr>
        <w:pStyle w:val="PlainText"/>
        <w:rPr>
          <w:ins w:id="1582" w:author="jake moses" w:date="2020-12-08T16:30:00Z"/>
          <w:rFonts w:ascii="Times New Roman" w:hAnsi="Times New Roman" w:cs="Times New Roman"/>
          <w:rPrChange w:id="1583" w:author="jake moses" w:date="2020-12-08T16:38:00Z">
            <w:rPr>
              <w:ins w:id="1584" w:author="jake moses" w:date="2020-12-08T16:30:00Z"/>
              <w:rFonts w:ascii="Courier New" w:hAnsi="Courier New" w:cs="Courier New"/>
            </w:rPr>
          </w:rPrChange>
        </w:rPr>
        <w:pPrChange w:id="1585" w:author="jake moses" w:date="2020-12-08T16:31:00Z">
          <w:pPr>
            <w:pStyle w:val="PlainText"/>
          </w:pPr>
        </w:pPrChange>
      </w:pPr>
      <w:ins w:id="1586" w:author="jake moses" w:date="2020-12-08T16:30:00Z">
        <w:r w:rsidRPr="00E17A95">
          <w:rPr>
            <w:rFonts w:ascii="Times New Roman" w:hAnsi="Times New Roman" w:cs="Times New Roman"/>
            <w:rPrChange w:id="1587" w:author="jake moses" w:date="2020-12-08T16:38:00Z">
              <w:rPr>
                <w:rFonts w:ascii="Courier New" w:hAnsi="Courier New" w:cs="Courier New"/>
              </w:rPr>
            </w:rPrChange>
          </w:rPr>
          <w:t xml:space="preserve">            case '3':</w:t>
        </w:r>
      </w:ins>
    </w:p>
    <w:p w14:paraId="46530937" w14:textId="77777777" w:rsidR="003B7099" w:rsidRPr="00E17A95" w:rsidRDefault="003B7099" w:rsidP="003B7099">
      <w:pPr>
        <w:pStyle w:val="PlainText"/>
        <w:rPr>
          <w:ins w:id="1588" w:author="jake moses" w:date="2020-12-08T16:30:00Z"/>
          <w:rFonts w:ascii="Times New Roman" w:hAnsi="Times New Roman" w:cs="Times New Roman"/>
          <w:rPrChange w:id="1589" w:author="jake moses" w:date="2020-12-08T16:38:00Z">
            <w:rPr>
              <w:ins w:id="1590" w:author="jake moses" w:date="2020-12-08T16:30:00Z"/>
              <w:rFonts w:ascii="Courier New" w:hAnsi="Courier New" w:cs="Courier New"/>
            </w:rPr>
          </w:rPrChange>
        </w:rPr>
        <w:pPrChange w:id="1591" w:author="jake moses" w:date="2020-12-08T16:31:00Z">
          <w:pPr>
            <w:pStyle w:val="PlainText"/>
          </w:pPr>
        </w:pPrChange>
      </w:pPr>
      <w:ins w:id="1592" w:author="jake moses" w:date="2020-12-08T16:30:00Z">
        <w:r w:rsidRPr="00E17A95">
          <w:rPr>
            <w:rFonts w:ascii="Times New Roman" w:hAnsi="Times New Roman" w:cs="Times New Roman"/>
            <w:rPrChange w:id="1593"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594"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595" w:author="jake moses" w:date="2020-12-08T16:38:00Z">
              <w:rPr>
                <w:rFonts w:ascii="Courier New" w:hAnsi="Courier New" w:cs="Courier New"/>
              </w:rPr>
            </w:rPrChange>
          </w:rPr>
          <w:t xml:space="preserve"> = '\0</w:t>
        </w:r>
        <w:proofErr w:type="gramStart"/>
        <w:r w:rsidRPr="00E17A95">
          <w:rPr>
            <w:rFonts w:ascii="Times New Roman" w:hAnsi="Times New Roman" w:cs="Times New Roman"/>
            <w:rPrChange w:id="1596" w:author="jake moses" w:date="2020-12-08T16:38:00Z">
              <w:rPr>
                <w:rFonts w:ascii="Courier New" w:hAnsi="Courier New" w:cs="Courier New"/>
              </w:rPr>
            </w:rPrChange>
          </w:rPr>
          <w:t>';</w:t>
        </w:r>
        <w:proofErr w:type="gramEnd"/>
      </w:ins>
    </w:p>
    <w:p w14:paraId="7A9559BF" w14:textId="77777777" w:rsidR="003B7099" w:rsidRPr="00E17A95" w:rsidRDefault="003B7099" w:rsidP="003B7099">
      <w:pPr>
        <w:pStyle w:val="PlainText"/>
        <w:rPr>
          <w:ins w:id="1597" w:author="jake moses" w:date="2020-12-08T16:30:00Z"/>
          <w:rFonts w:ascii="Times New Roman" w:hAnsi="Times New Roman" w:cs="Times New Roman"/>
          <w:rPrChange w:id="1598" w:author="jake moses" w:date="2020-12-08T16:38:00Z">
            <w:rPr>
              <w:ins w:id="1599" w:author="jake moses" w:date="2020-12-08T16:30:00Z"/>
              <w:rFonts w:ascii="Courier New" w:hAnsi="Courier New" w:cs="Courier New"/>
            </w:rPr>
          </w:rPrChange>
        </w:rPr>
        <w:pPrChange w:id="1600" w:author="jake moses" w:date="2020-12-08T16:31:00Z">
          <w:pPr>
            <w:pStyle w:val="PlainText"/>
          </w:pPr>
        </w:pPrChange>
      </w:pPr>
      <w:ins w:id="1601" w:author="jake moses" w:date="2020-12-08T16:30:00Z">
        <w:r w:rsidRPr="00E17A95">
          <w:rPr>
            <w:rFonts w:ascii="Times New Roman" w:hAnsi="Times New Roman" w:cs="Times New Roman"/>
            <w:rPrChange w:id="1602" w:author="jake moses" w:date="2020-12-08T16:38:00Z">
              <w:rPr>
                <w:rFonts w:ascii="Courier New" w:hAnsi="Courier New" w:cs="Courier New"/>
              </w:rPr>
            </w:rPrChange>
          </w:rPr>
          <w:t xml:space="preserve">                </w:t>
        </w:r>
        <w:proofErr w:type="spellStart"/>
        <w:proofErr w:type="gramStart"/>
        <w:r w:rsidRPr="00E17A95">
          <w:rPr>
            <w:rFonts w:ascii="Times New Roman" w:hAnsi="Times New Roman" w:cs="Times New Roman"/>
            <w:rPrChange w:id="1603" w:author="jake moses" w:date="2020-12-08T16:38:00Z">
              <w:rPr>
                <w:rFonts w:ascii="Courier New" w:hAnsi="Courier New" w:cs="Courier New"/>
              </w:rPr>
            </w:rPrChange>
          </w:rPr>
          <w:t>motorTurns</w:t>
        </w:r>
        <w:proofErr w:type="spellEnd"/>
        <w:r w:rsidRPr="00E17A95">
          <w:rPr>
            <w:rFonts w:ascii="Times New Roman" w:hAnsi="Times New Roman" w:cs="Times New Roman"/>
            <w:rPrChange w:id="1604" w:author="jake moses" w:date="2020-12-08T16:38:00Z">
              <w:rPr>
                <w:rFonts w:ascii="Courier New" w:hAnsi="Courier New" w:cs="Courier New"/>
              </w:rPr>
            </w:rPrChange>
          </w:rPr>
          <w:t>(</w:t>
        </w:r>
        <w:proofErr w:type="gramEnd"/>
        <w:r w:rsidRPr="00E17A95">
          <w:rPr>
            <w:rFonts w:ascii="Times New Roman" w:hAnsi="Times New Roman" w:cs="Times New Roman"/>
            <w:rPrChange w:id="1605" w:author="jake moses" w:date="2020-12-08T16:38:00Z">
              <w:rPr>
                <w:rFonts w:ascii="Courier New" w:hAnsi="Courier New" w:cs="Courier New"/>
              </w:rPr>
            </w:rPrChange>
          </w:rPr>
          <w:t>3);</w:t>
        </w:r>
      </w:ins>
    </w:p>
    <w:p w14:paraId="4EA0DB43" w14:textId="77777777" w:rsidR="003B7099" w:rsidRPr="00E17A95" w:rsidRDefault="003B7099" w:rsidP="003B7099">
      <w:pPr>
        <w:pStyle w:val="PlainText"/>
        <w:rPr>
          <w:ins w:id="1606" w:author="jake moses" w:date="2020-12-08T16:30:00Z"/>
          <w:rFonts w:ascii="Times New Roman" w:hAnsi="Times New Roman" w:cs="Times New Roman"/>
          <w:rPrChange w:id="1607" w:author="jake moses" w:date="2020-12-08T16:38:00Z">
            <w:rPr>
              <w:ins w:id="1608" w:author="jake moses" w:date="2020-12-08T16:30:00Z"/>
              <w:rFonts w:ascii="Courier New" w:hAnsi="Courier New" w:cs="Courier New"/>
            </w:rPr>
          </w:rPrChange>
        </w:rPr>
        <w:pPrChange w:id="1609" w:author="jake moses" w:date="2020-12-08T16:31:00Z">
          <w:pPr>
            <w:pStyle w:val="PlainText"/>
          </w:pPr>
        </w:pPrChange>
      </w:pPr>
      <w:ins w:id="1610" w:author="jake moses" w:date="2020-12-08T16:30:00Z">
        <w:r w:rsidRPr="00E17A95">
          <w:rPr>
            <w:rFonts w:ascii="Times New Roman" w:hAnsi="Times New Roman" w:cs="Times New Roman"/>
            <w:rPrChange w:id="1611"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612" w:author="jake moses" w:date="2020-12-08T16:38:00Z">
              <w:rPr>
                <w:rFonts w:ascii="Courier New" w:hAnsi="Courier New" w:cs="Courier New"/>
              </w:rPr>
            </w:rPrChange>
          </w:rPr>
          <w:t>send(</w:t>
        </w:r>
        <w:proofErr w:type="gramEnd"/>
        <w:r w:rsidRPr="00E17A95">
          <w:rPr>
            <w:rFonts w:ascii="Times New Roman" w:hAnsi="Times New Roman" w:cs="Times New Roman"/>
            <w:rPrChange w:id="1613" w:author="jake moses" w:date="2020-12-08T16:38:00Z">
              <w:rPr>
                <w:rFonts w:ascii="Courier New" w:hAnsi="Courier New" w:cs="Courier New"/>
              </w:rPr>
            </w:rPrChange>
          </w:rPr>
          <w:t>);</w:t>
        </w:r>
      </w:ins>
    </w:p>
    <w:p w14:paraId="0C088251" w14:textId="77777777" w:rsidR="003B7099" w:rsidRPr="00E17A95" w:rsidRDefault="003B7099" w:rsidP="003B7099">
      <w:pPr>
        <w:pStyle w:val="PlainText"/>
        <w:rPr>
          <w:ins w:id="1614" w:author="jake moses" w:date="2020-12-08T16:30:00Z"/>
          <w:rFonts w:ascii="Times New Roman" w:hAnsi="Times New Roman" w:cs="Times New Roman"/>
          <w:rPrChange w:id="1615" w:author="jake moses" w:date="2020-12-08T16:38:00Z">
            <w:rPr>
              <w:ins w:id="1616" w:author="jake moses" w:date="2020-12-08T16:30:00Z"/>
              <w:rFonts w:ascii="Courier New" w:hAnsi="Courier New" w:cs="Courier New"/>
            </w:rPr>
          </w:rPrChange>
        </w:rPr>
        <w:pPrChange w:id="1617" w:author="jake moses" w:date="2020-12-08T16:31:00Z">
          <w:pPr>
            <w:pStyle w:val="PlainText"/>
          </w:pPr>
        </w:pPrChange>
      </w:pPr>
      <w:ins w:id="1618" w:author="jake moses" w:date="2020-12-08T16:30:00Z">
        <w:r w:rsidRPr="00E17A95">
          <w:rPr>
            <w:rFonts w:ascii="Times New Roman" w:hAnsi="Times New Roman" w:cs="Times New Roman"/>
            <w:rPrChange w:id="1619"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620" w:author="jake moses" w:date="2020-12-08T16:38:00Z">
              <w:rPr>
                <w:rFonts w:ascii="Courier New" w:hAnsi="Courier New" w:cs="Courier New"/>
              </w:rPr>
            </w:rPrChange>
          </w:rPr>
          <w:t>break;</w:t>
        </w:r>
        <w:proofErr w:type="gramEnd"/>
      </w:ins>
    </w:p>
    <w:p w14:paraId="3D7C2342" w14:textId="77777777" w:rsidR="003B7099" w:rsidRPr="00E17A95" w:rsidRDefault="003B7099" w:rsidP="003B7099">
      <w:pPr>
        <w:pStyle w:val="PlainText"/>
        <w:rPr>
          <w:ins w:id="1621" w:author="jake moses" w:date="2020-12-08T16:30:00Z"/>
          <w:rFonts w:ascii="Times New Roman" w:hAnsi="Times New Roman" w:cs="Times New Roman"/>
          <w:rPrChange w:id="1622" w:author="jake moses" w:date="2020-12-08T16:38:00Z">
            <w:rPr>
              <w:ins w:id="1623" w:author="jake moses" w:date="2020-12-08T16:30:00Z"/>
              <w:rFonts w:ascii="Courier New" w:hAnsi="Courier New" w:cs="Courier New"/>
            </w:rPr>
          </w:rPrChange>
        </w:rPr>
        <w:pPrChange w:id="1624" w:author="jake moses" w:date="2020-12-08T16:31:00Z">
          <w:pPr>
            <w:pStyle w:val="PlainText"/>
          </w:pPr>
        </w:pPrChange>
      </w:pPr>
      <w:ins w:id="1625" w:author="jake moses" w:date="2020-12-08T16:30:00Z">
        <w:r w:rsidRPr="00E17A95">
          <w:rPr>
            <w:rFonts w:ascii="Times New Roman" w:hAnsi="Times New Roman" w:cs="Times New Roman"/>
            <w:rPrChange w:id="1626" w:author="jake moses" w:date="2020-12-08T16:38:00Z">
              <w:rPr>
                <w:rFonts w:ascii="Courier New" w:hAnsi="Courier New" w:cs="Courier New"/>
              </w:rPr>
            </w:rPrChange>
          </w:rPr>
          <w:t xml:space="preserve">            case '4':</w:t>
        </w:r>
      </w:ins>
    </w:p>
    <w:p w14:paraId="5E617FE7" w14:textId="77777777" w:rsidR="003B7099" w:rsidRPr="00E17A95" w:rsidRDefault="003B7099" w:rsidP="003B7099">
      <w:pPr>
        <w:pStyle w:val="PlainText"/>
        <w:rPr>
          <w:ins w:id="1627" w:author="jake moses" w:date="2020-12-08T16:30:00Z"/>
          <w:rFonts w:ascii="Times New Roman" w:hAnsi="Times New Roman" w:cs="Times New Roman"/>
          <w:rPrChange w:id="1628" w:author="jake moses" w:date="2020-12-08T16:38:00Z">
            <w:rPr>
              <w:ins w:id="1629" w:author="jake moses" w:date="2020-12-08T16:30:00Z"/>
              <w:rFonts w:ascii="Courier New" w:hAnsi="Courier New" w:cs="Courier New"/>
            </w:rPr>
          </w:rPrChange>
        </w:rPr>
        <w:pPrChange w:id="1630" w:author="jake moses" w:date="2020-12-08T16:31:00Z">
          <w:pPr>
            <w:pStyle w:val="PlainText"/>
          </w:pPr>
        </w:pPrChange>
      </w:pPr>
      <w:ins w:id="1631" w:author="jake moses" w:date="2020-12-08T16:30:00Z">
        <w:r w:rsidRPr="00E17A95">
          <w:rPr>
            <w:rFonts w:ascii="Times New Roman" w:hAnsi="Times New Roman" w:cs="Times New Roman"/>
            <w:rPrChange w:id="1632"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633"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634" w:author="jake moses" w:date="2020-12-08T16:38:00Z">
              <w:rPr>
                <w:rFonts w:ascii="Courier New" w:hAnsi="Courier New" w:cs="Courier New"/>
              </w:rPr>
            </w:rPrChange>
          </w:rPr>
          <w:t xml:space="preserve"> = '\0</w:t>
        </w:r>
        <w:proofErr w:type="gramStart"/>
        <w:r w:rsidRPr="00E17A95">
          <w:rPr>
            <w:rFonts w:ascii="Times New Roman" w:hAnsi="Times New Roman" w:cs="Times New Roman"/>
            <w:rPrChange w:id="1635" w:author="jake moses" w:date="2020-12-08T16:38:00Z">
              <w:rPr>
                <w:rFonts w:ascii="Courier New" w:hAnsi="Courier New" w:cs="Courier New"/>
              </w:rPr>
            </w:rPrChange>
          </w:rPr>
          <w:t>';</w:t>
        </w:r>
        <w:proofErr w:type="gramEnd"/>
      </w:ins>
    </w:p>
    <w:p w14:paraId="5D74B475" w14:textId="77777777" w:rsidR="003B7099" w:rsidRPr="00E17A95" w:rsidRDefault="003B7099" w:rsidP="003B7099">
      <w:pPr>
        <w:pStyle w:val="PlainText"/>
        <w:rPr>
          <w:ins w:id="1636" w:author="jake moses" w:date="2020-12-08T16:30:00Z"/>
          <w:rFonts w:ascii="Times New Roman" w:hAnsi="Times New Roman" w:cs="Times New Roman"/>
          <w:rPrChange w:id="1637" w:author="jake moses" w:date="2020-12-08T16:38:00Z">
            <w:rPr>
              <w:ins w:id="1638" w:author="jake moses" w:date="2020-12-08T16:30:00Z"/>
              <w:rFonts w:ascii="Courier New" w:hAnsi="Courier New" w:cs="Courier New"/>
            </w:rPr>
          </w:rPrChange>
        </w:rPr>
        <w:pPrChange w:id="1639" w:author="jake moses" w:date="2020-12-08T16:31:00Z">
          <w:pPr>
            <w:pStyle w:val="PlainText"/>
          </w:pPr>
        </w:pPrChange>
      </w:pPr>
      <w:ins w:id="1640" w:author="jake moses" w:date="2020-12-08T16:30:00Z">
        <w:r w:rsidRPr="00E17A95">
          <w:rPr>
            <w:rFonts w:ascii="Times New Roman" w:hAnsi="Times New Roman" w:cs="Times New Roman"/>
            <w:rPrChange w:id="1641" w:author="jake moses" w:date="2020-12-08T16:38:00Z">
              <w:rPr>
                <w:rFonts w:ascii="Courier New" w:hAnsi="Courier New" w:cs="Courier New"/>
              </w:rPr>
            </w:rPrChange>
          </w:rPr>
          <w:t xml:space="preserve">                </w:t>
        </w:r>
        <w:proofErr w:type="spellStart"/>
        <w:proofErr w:type="gramStart"/>
        <w:r w:rsidRPr="00E17A95">
          <w:rPr>
            <w:rFonts w:ascii="Times New Roman" w:hAnsi="Times New Roman" w:cs="Times New Roman"/>
            <w:rPrChange w:id="1642" w:author="jake moses" w:date="2020-12-08T16:38:00Z">
              <w:rPr>
                <w:rFonts w:ascii="Courier New" w:hAnsi="Courier New" w:cs="Courier New"/>
              </w:rPr>
            </w:rPrChange>
          </w:rPr>
          <w:t>motorTurns</w:t>
        </w:r>
        <w:proofErr w:type="spellEnd"/>
        <w:r w:rsidRPr="00E17A95">
          <w:rPr>
            <w:rFonts w:ascii="Times New Roman" w:hAnsi="Times New Roman" w:cs="Times New Roman"/>
            <w:rPrChange w:id="1643" w:author="jake moses" w:date="2020-12-08T16:38:00Z">
              <w:rPr>
                <w:rFonts w:ascii="Courier New" w:hAnsi="Courier New" w:cs="Courier New"/>
              </w:rPr>
            </w:rPrChange>
          </w:rPr>
          <w:t>(</w:t>
        </w:r>
        <w:proofErr w:type="gramEnd"/>
        <w:r w:rsidRPr="00E17A95">
          <w:rPr>
            <w:rFonts w:ascii="Times New Roman" w:hAnsi="Times New Roman" w:cs="Times New Roman"/>
            <w:rPrChange w:id="1644" w:author="jake moses" w:date="2020-12-08T16:38:00Z">
              <w:rPr>
                <w:rFonts w:ascii="Courier New" w:hAnsi="Courier New" w:cs="Courier New"/>
              </w:rPr>
            </w:rPrChange>
          </w:rPr>
          <w:t>4);</w:t>
        </w:r>
      </w:ins>
    </w:p>
    <w:p w14:paraId="613BC9CA" w14:textId="77777777" w:rsidR="003B7099" w:rsidRPr="00E17A95" w:rsidRDefault="003B7099" w:rsidP="003B7099">
      <w:pPr>
        <w:pStyle w:val="PlainText"/>
        <w:rPr>
          <w:ins w:id="1645" w:author="jake moses" w:date="2020-12-08T16:30:00Z"/>
          <w:rFonts w:ascii="Times New Roman" w:hAnsi="Times New Roman" w:cs="Times New Roman"/>
          <w:rPrChange w:id="1646" w:author="jake moses" w:date="2020-12-08T16:38:00Z">
            <w:rPr>
              <w:ins w:id="1647" w:author="jake moses" w:date="2020-12-08T16:30:00Z"/>
              <w:rFonts w:ascii="Courier New" w:hAnsi="Courier New" w:cs="Courier New"/>
            </w:rPr>
          </w:rPrChange>
        </w:rPr>
        <w:pPrChange w:id="1648" w:author="jake moses" w:date="2020-12-08T16:31:00Z">
          <w:pPr>
            <w:pStyle w:val="PlainText"/>
          </w:pPr>
        </w:pPrChange>
      </w:pPr>
      <w:ins w:id="1649" w:author="jake moses" w:date="2020-12-08T16:30:00Z">
        <w:r w:rsidRPr="00E17A95">
          <w:rPr>
            <w:rFonts w:ascii="Times New Roman" w:hAnsi="Times New Roman" w:cs="Times New Roman"/>
            <w:rPrChange w:id="1650"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651" w:author="jake moses" w:date="2020-12-08T16:38:00Z">
              <w:rPr>
                <w:rFonts w:ascii="Courier New" w:hAnsi="Courier New" w:cs="Courier New"/>
              </w:rPr>
            </w:rPrChange>
          </w:rPr>
          <w:t>send(</w:t>
        </w:r>
        <w:proofErr w:type="gramEnd"/>
        <w:r w:rsidRPr="00E17A95">
          <w:rPr>
            <w:rFonts w:ascii="Times New Roman" w:hAnsi="Times New Roman" w:cs="Times New Roman"/>
            <w:rPrChange w:id="1652" w:author="jake moses" w:date="2020-12-08T16:38:00Z">
              <w:rPr>
                <w:rFonts w:ascii="Courier New" w:hAnsi="Courier New" w:cs="Courier New"/>
              </w:rPr>
            </w:rPrChange>
          </w:rPr>
          <w:t>);</w:t>
        </w:r>
      </w:ins>
    </w:p>
    <w:p w14:paraId="4DB929B1" w14:textId="77777777" w:rsidR="003B7099" w:rsidRPr="00E17A95" w:rsidRDefault="003B7099" w:rsidP="003B7099">
      <w:pPr>
        <w:pStyle w:val="PlainText"/>
        <w:rPr>
          <w:ins w:id="1653" w:author="jake moses" w:date="2020-12-08T16:30:00Z"/>
          <w:rFonts w:ascii="Times New Roman" w:hAnsi="Times New Roman" w:cs="Times New Roman"/>
          <w:rPrChange w:id="1654" w:author="jake moses" w:date="2020-12-08T16:38:00Z">
            <w:rPr>
              <w:ins w:id="1655" w:author="jake moses" w:date="2020-12-08T16:30:00Z"/>
              <w:rFonts w:ascii="Courier New" w:hAnsi="Courier New" w:cs="Courier New"/>
            </w:rPr>
          </w:rPrChange>
        </w:rPr>
        <w:pPrChange w:id="1656" w:author="jake moses" w:date="2020-12-08T16:31:00Z">
          <w:pPr>
            <w:pStyle w:val="PlainText"/>
          </w:pPr>
        </w:pPrChange>
      </w:pPr>
      <w:ins w:id="1657" w:author="jake moses" w:date="2020-12-08T16:30:00Z">
        <w:r w:rsidRPr="00E17A95">
          <w:rPr>
            <w:rFonts w:ascii="Times New Roman" w:hAnsi="Times New Roman" w:cs="Times New Roman"/>
            <w:rPrChange w:id="1658"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659" w:author="jake moses" w:date="2020-12-08T16:38:00Z">
              <w:rPr>
                <w:rFonts w:ascii="Courier New" w:hAnsi="Courier New" w:cs="Courier New"/>
              </w:rPr>
            </w:rPrChange>
          </w:rPr>
          <w:t>break;</w:t>
        </w:r>
        <w:proofErr w:type="gramEnd"/>
      </w:ins>
    </w:p>
    <w:p w14:paraId="538146F0" w14:textId="77777777" w:rsidR="003B7099" w:rsidRPr="00E17A95" w:rsidRDefault="003B7099" w:rsidP="003B7099">
      <w:pPr>
        <w:pStyle w:val="PlainText"/>
        <w:rPr>
          <w:ins w:id="1660" w:author="jake moses" w:date="2020-12-08T16:30:00Z"/>
          <w:rFonts w:ascii="Times New Roman" w:hAnsi="Times New Roman" w:cs="Times New Roman"/>
          <w:rPrChange w:id="1661" w:author="jake moses" w:date="2020-12-08T16:38:00Z">
            <w:rPr>
              <w:ins w:id="1662" w:author="jake moses" w:date="2020-12-08T16:30:00Z"/>
              <w:rFonts w:ascii="Courier New" w:hAnsi="Courier New" w:cs="Courier New"/>
            </w:rPr>
          </w:rPrChange>
        </w:rPr>
        <w:pPrChange w:id="1663" w:author="jake moses" w:date="2020-12-08T16:31:00Z">
          <w:pPr>
            <w:pStyle w:val="PlainText"/>
          </w:pPr>
        </w:pPrChange>
      </w:pPr>
      <w:ins w:id="1664" w:author="jake moses" w:date="2020-12-08T16:30:00Z">
        <w:r w:rsidRPr="00E17A95">
          <w:rPr>
            <w:rFonts w:ascii="Times New Roman" w:hAnsi="Times New Roman" w:cs="Times New Roman"/>
            <w:rPrChange w:id="1665" w:author="jake moses" w:date="2020-12-08T16:38:00Z">
              <w:rPr>
                <w:rFonts w:ascii="Courier New" w:hAnsi="Courier New" w:cs="Courier New"/>
              </w:rPr>
            </w:rPrChange>
          </w:rPr>
          <w:t xml:space="preserve">            default:</w:t>
        </w:r>
      </w:ins>
    </w:p>
    <w:p w14:paraId="218B44A6" w14:textId="77777777" w:rsidR="003B7099" w:rsidRPr="00E17A95" w:rsidRDefault="003B7099" w:rsidP="003B7099">
      <w:pPr>
        <w:pStyle w:val="PlainText"/>
        <w:rPr>
          <w:ins w:id="1666" w:author="jake moses" w:date="2020-12-08T16:30:00Z"/>
          <w:rFonts w:ascii="Times New Roman" w:hAnsi="Times New Roman" w:cs="Times New Roman"/>
          <w:rPrChange w:id="1667" w:author="jake moses" w:date="2020-12-08T16:38:00Z">
            <w:rPr>
              <w:ins w:id="1668" w:author="jake moses" w:date="2020-12-08T16:30:00Z"/>
              <w:rFonts w:ascii="Courier New" w:hAnsi="Courier New" w:cs="Courier New"/>
            </w:rPr>
          </w:rPrChange>
        </w:rPr>
        <w:pPrChange w:id="1669" w:author="jake moses" w:date="2020-12-08T16:31:00Z">
          <w:pPr>
            <w:pStyle w:val="PlainText"/>
          </w:pPr>
        </w:pPrChange>
      </w:pPr>
      <w:ins w:id="1670" w:author="jake moses" w:date="2020-12-08T16:30:00Z">
        <w:r w:rsidRPr="00E17A95">
          <w:rPr>
            <w:rFonts w:ascii="Times New Roman" w:hAnsi="Times New Roman" w:cs="Times New Roman"/>
            <w:rPrChange w:id="1671" w:author="jake moses" w:date="2020-12-08T16:38:00Z">
              <w:rPr>
                <w:rFonts w:ascii="Courier New" w:hAnsi="Courier New" w:cs="Courier New"/>
              </w:rPr>
            </w:rPrChange>
          </w:rPr>
          <w:t xml:space="preserve">                </w:t>
        </w:r>
        <w:proofErr w:type="spellStart"/>
        <w:proofErr w:type="gramStart"/>
        <w:r w:rsidRPr="00E17A95">
          <w:rPr>
            <w:rFonts w:ascii="Times New Roman" w:hAnsi="Times New Roman" w:cs="Times New Roman"/>
            <w:rPrChange w:id="1672" w:author="jake moses" w:date="2020-12-08T16:38:00Z">
              <w:rPr>
                <w:rFonts w:ascii="Courier New" w:hAnsi="Courier New" w:cs="Courier New"/>
              </w:rPr>
            </w:rPrChange>
          </w:rPr>
          <w:t>UARTSendString</w:t>
        </w:r>
        <w:proofErr w:type="spellEnd"/>
        <w:r w:rsidRPr="00E17A95">
          <w:rPr>
            <w:rFonts w:ascii="Times New Roman" w:hAnsi="Times New Roman" w:cs="Times New Roman"/>
            <w:rPrChange w:id="1673" w:author="jake moses" w:date="2020-12-08T16:38:00Z">
              <w:rPr>
                <w:rFonts w:ascii="Courier New" w:hAnsi="Courier New" w:cs="Courier New"/>
              </w:rPr>
            </w:rPrChange>
          </w:rPr>
          <w:t>(</w:t>
        </w:r>
        <w:proofErr w:type="gramEnd"/>
        <w:r w:rsidRPr="00E17A95">
          <w:rPr>
            <w:rFonts w:ascii="Times New Roman" w:hAnsi="Times New Roman" w:cs="Times New Roman"/>
            <w:rPrChange w:id="1674" w:author="jake moses" w:date="2020-12-08T16:38:00Z">
              <w:rPr>
                <w:rFonts w:ascii="Courier New" w:hAnsi="Courier New" w:cs="Courier New"/>
              </w:rPr>
            </w:rPrChange>
          </w:rPr>
          <w:t>"Please select a different choice");</w:t>
        </w:r>
      </w:ins>
    </w:p>
    <w:p w14:paraId="76D55783" w14:textId="77777777" w:rsidR="003B7099" w:rsidRPr="00E17A95" w:rsidRDefault="003B7099" w:rsidP="003B7099">
      <w:pPr>
        <w:pStyle w:val="PlainText"/>
        <w:rPr>
          <w:ins w:id="1675" w:author="jake moses" w:date="2020-12-08T16:30:00Z"/>
          <w:rFonts w:ascii="Times New Roman" w:hAnsi="Times New Roman" w:cs="Times New Roman"/>
          <w:rPrChange w:id="1676" w:author="jake moses" w:date="2020-12-08T16:38:00Z">
            <w:rPr>
              <w:ins w:id="1677" w:author="jake moses" w:date="2020-12-08T16:30:00Z"/>
              <w:rFonts w:ascii="Courier New" w:hAnsi="Courier New" w:cs="Courier New"/>
            </w:rPr>
          </w:rPrChange>
        </w:rPr>
        <w:pPrChange w:id="1678" w:author="jake moses" w:date="2020-12-08T16:31:00Z">
          <w:pPr>
            <w:pStyle w:val="PlainText"/>
          </w:pPr>
        </w:pPrChange>
      </w:pPr>
      <w:ins w:id="1679" w:author="jake moses" w:date="2020-12-08T16:30:00Z">
        <w:r w:rsidRPr="00E17A95">
          <w:rPr>
            <w:rFonts w:ascii="Times New Roman" w:hAnsi="Times New Roman" w:cs="Times New Roman"/>
            <w:rPrChange w:id="1680"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681"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682" w:author="jake moses" w:date="2020-12-08T16:38:00Z">
              <w:rPr>
                <w:rFonts w:ascii="Courier New" w:hAnsi="Courier New" w:cs="Courier New"/>
              </w:rPr>
            </w:rPrChange>
          </w:rPr>
          <w:t xml:space="preserve"> = '\0</w:t>
        </w:r>
        <w:proofErr w:type="gramStart"/>
        <w:r w:rsidRPr="00E17A95">
          <w:rPr>
            <w:rFonts w:ascii="Times New Roman" w:hAnsi="Times New Roman" w:cs="Times New Roman"/>
            <w:rPrChange w:id="1683" w:author="jake moses" w:date="2020-12-08T16:38:00Z">
              <w:rPr>
                <w:rFonts w:ascii="Courier New" w:hAnsi="Courier New" w:cs="Courier New"/>
              </w:rPr>
            </w:rPrChange>
          </w:rPr>
          <w:t>';</w:t>
        </w:r>
        <w:proofErr w:type="gramEnd"/>
      </w:ins>
    </w:p>
    <w:p w14:paraId="718B3A2B" w14:textId="77777777" w:rsidR="003B7099" w:rsidRPr="00E17A95" w:rsidRDefault="003B7099" w:rsidP="003B7099">
      <w:pPr>
        <w:pStyle w:val="PlainText"/>
        <w:rPr>
          <w:ins w:id="1684" w:author="jake moses" w:date="2020-12-08T16:30:00Z"/>
          <w:rFonts w:ascii="Times New Roman" w:hAnsi="Times New Roman" w:cs="Times New Roman"/>
          <w:rPrChange w:id="1685" w:author="jake moses" w:date="2020-12-08T16:38:00Z">
            <w:rPr>
              <w:ins w:id="1686" w:author="jake moses" w:date="2020-12-08T16:30:00Z"/>
              <w:rFonts w:ascii="Courier New" w:hAnsi="Courier New" w:cs="Courier New"/>
            </w:rPr>
          </w:rPrChange>
        </w:rPr>
        <w:pPrChange w:id="1687" w:author="jake moses" w:date="2020-12-08T16:31:00Z">
          <w:pPr>
            <w:pStyle w:val="PlainText"/>
          </w:pPr>
        </w:pPrChange>
      </w:pPr>
      <w:ins w:id="1688" w:author="jake moses" w:date="2020-12-08T16:30:00Z">
        <w:r w:rsidRPr="00E17A95">
          <w:rPr>
            <w:rFonts w:ascii="Times New Roman" w:hAnsi="Times New Roman" w:cs="Times New Roman"/>
            <w:rPrChange w:id="1689"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690" w:author="jake moses" w:date="2020-12-08T16:38:00Z">
              <w:rPr>
                <w:rFonts w:ascii="Courier New" w:hAnsi="Courier New" w:cs="Courier New"/>
              </w:rPr>
            </w:rPrChange>
          </w:rPr>
          <w:t>break;</w:t>
        </w:r>
        <w:proofErr w:type="gramEnd"/>
      </w:ins>
    </w:p>
    <w:p w14:paraId="05436DF3" w14:textId="77777777" w:rsidR="003B7099" w:rsidRPr="00E17A95" w:rsidRDefault="003B7099" w:rsidP="003B7099">
      <w:pPr>
        <w:pStyle w:val="PlainText"/>
        <w:rPr>
          <w:ins w:id="1691" w:author="jake moses" w:date="2020-12-08T16:30:00Z"/>
          <w:rFonts w:ascii="Times New Roman" w:hAnsi="Times New Roman" w:cs="Times New Roman"/>
          <w:rPrChange w:id="1692" w:author="jake moses" w:date="2020-12-08T16:38:00Z">
            <w:rPr>
              <w:ins w:id="1693" w:author="jake moses" w:date="2020-12-08T16:30:00Z"/>
              <w:rFonts w:ascii="Courier New" w:hAnsi="Courier New" w:cs="Courier New"/>
            </w:rPr>
          </w:rPrChange>
        </w:rPr>
        <w:pPrChange w:id="1694" w:author="jake moses" w:date="2020-12-08T16:31:00Z">
          <w:pPr>
            <w:pStyle w:val="PlainText"/>
          </w:pPr>
        </w:pPrChange>
      </w:pPr>
      <w:ins w:id="1695" w:author="jake moses" w:date="2020-12-08T16:30:00Z">
        <w:r w:rsidRPr="00E17A95">
          <w:rPr>
            <w:rFonts w:ascii="Times New Roman" w:hAnsi="Times New Roman" w:cs="Times New Roman"/>
            <w:rPrChange w:id="1696" w:author="jake moses" w:date="2020-12-08T16:38:00Z">
              <w:rPr>
                <w:rFonts w:ascii="Courier New" w:hAnsi="Courier New" w:cs="Courier New"/>
              </w:rPr>
            </w:rPrChange>
          </w:rPr>
          <w:t xml:space="preserve">        }</w:t>
        </w:r>
      </w:ins>
    </w:p>
    <w:p w14:paraId="06DDAD2B" w14:textId="77777777" w:rsidR="003B7099" w:rsidRPr="00E17A95" w:rsidRDefault="003B7099" w:rsidP="003B7099">
      <w:pPr>
        <w:pStyle w:val="PlainText"/>
        <w:rPr>
          <w:ins w:id="1697" w:author="jake moses" w:date="2020-12-08T16:30:00Z"/>
          <w:rFonts w:ascii="Times New Roman" w:hAnsi="Times New Roman" w:cs="Times New Roman"/>
          <w:rPrChange w:id="1698" w:author="jake moses" w:date="2020-12-08T16:38:00Z">
            <w:rPr>
              <w:ins w:id="1699" w:author="jake moses" w:date="2020-12-08T16:30:00Z"/>
              <w:rFonts w:ascii="Courier New" w:hAnsi="Courier New" w:cs="Courier New"/>
            </w:rPr>
          </w:rPrChange>
        </w:rPr>
        <w:pPrChange w:id="1700" w:author="jake moses" w:date="2020-12-08T16:31:00Z">
          <w:pPr>
            <w:pStyle w:val="PlainText"/>
          </w:pPr>
        </w:pPrChange>
      </w:pPr>
    </w:p>
    <w:p w14:paraId="0148EC58" w14:textId="77777777" w:rsidR="003B7099" w:rsidRPr="00E17A95" w:rsidRDefault="003B7099" w:rsidP="003B7099">
      <w:pPr>
        <w:pStyle w:val="PlainText"/>
        <w:rPr>
          <w:ins w:id="1701" w:author="jake moses" w:date="2020-12-08T16:30:00Z"/>
          <w:rFonts w:ascii="Times New Roman" w:hAnsi="Times New Roman" w:cs="Times New Roman"/>
          <w:rPrChange w:id="1702" w:author="jake moses" w:date="2020-12-08T16:38:00Z">
            <w:rPr>
              <w:ins w:id="1703" w:author="jake moses" w:date="2020-12-08T16:30:00Z"/>
              <w:rFonts w:ascii="Courier New" w:hAnsi="Courier New" w:cs="Courier New"/>
            </w:rPr>
          </w:rPrChange>
        </w:rPr>
        <w:pPrChange w:id="1704" w:author="jake moses" w:date="2020-12-08T16:31:00Z">
          <w:pPr>
            <w:pStyle w:val="PlainText"/>
          </w:pPr>
        </w:pPrChange>
      </w:pPr>
      <w:ins w:id="1705" w:author="jake moses" w:date="2020-12-08T16:30:00Z">
        <w:r w:rsidRPr="00E17A95">
          <w:rPr>
            <w:rFonts w:ascii="Times New Roman" w:hAnsi="Times New Roman" w:cs="Times New Roman"/>
            <w:rPrChange w:id="1706" w:author="jake moses" w:date="2020-12-08T16:38:00Z">
              <w:rPr>
                <w:rFonts w:ascii="Courier New" w:hAnsi="Courier New" w:cs="Courier New"/>
              </w:rPr>
            </w:rPrChange>
          </w:rPr>
          <w:t xml:space="preserve">    }</w:t>
        </w:r>
      </w:ins>
    </w:p>
    <w:p w14:paraId="659F9567" w14:textId="77777777" w:rsidR="003B7099" w:rsidRPr="00E17A95" w:rsidRDefault="003B7099" w:rsidP="003B7099">
      <w:pPr>
        <w:pStyle w:val="PlainText"/>
        <w:rPr>
          <w:ins w:id="1707" w:author="jake moses" w:date="2020-12-08T16:30:00Z"/>
          <w:rFonts w:ascii="Times New Roman" w:hAnsi="Times New Roman" w:cs="Times New Roman"/>
          <w:rPrChange w:id="1708" w:author="jake moses" w:date="2020-12-08T16:38:00Z">
            <w:rPr>
              <w:ins w:id="1709" w:author="jake moses" w:date="2020-12-08T16:30:00Z"/>
              <w:rFonts w:ascii="Courier New" w:hAnsi="Courier New" w:cs="Courier New"/>
            </w:rPr>
          </w:rPrChange>
        </w:rPr>
        <w:pPrChange w:id="1710" w:author="jake moses" w:date="2020-12-08T16:31:00Z">
          <w:pPr>
            <w:pStyle w:val="PlainText"/>
          </w:pPr>
        </w:pPrChange>
      </w:pPr>
      <w:ins w:id="1711" w:author="jake moses" w:date="2020-12-08T16:30:00Z">
        <w:r w:rsidRPr="00E17A95">
          <w:rPr>
            <w:rFonts w:ascii="Times New Roman" w:hAnsi="Times New Roman" w:cs="Times New Roman"/>
            <w:rPrChange w:id="1712" w:author="jake moses" w:date="2020-12-08T16:38:00Z">
              <w:rPr>
                <w:rFonts w:ascii="Courier New" w:hAnsi="Courier New" w:cs="Courier New"/>
              </w:rPr>
            </w:rPrChange>
          </w:rPr>
          <w:t xml:space="preserve">      //*/</w:t>
        </w:r>
      </w:ins>
    </w:p>
    <w:p w14:paraId="36337B6B" w14:textId="77777777" w:rsidR="003B7099" w:rsidRPr="00E17A95" w:rsidRDefault="003B7099" w:rsidP="003B7099">
      <w:pPr>
        <w:pStyle w:val="PlainText"/>
        <w:rPr>
          <w:ins w:id="1713" w:author="jake moses" w:date="2020-12-08T16:30:00Z"/>
          <w:rFonts w:ascii="Times New Roman" w:hAnsi="Times New Roman" w:cs="Times New Roman"/>
          <w:rPrChange w:id="1714" w:author="jake moses" w:date="2020-12-08T16:38:00Z">
            <w:rPr>
              <w:ins w:id="1715" w:author="jake moses" w:date="2020-12-08T16:30:00Z"/>
              <w:rFonts w:ascii="Courier New" w:hAnsi="Courier New" w:cs="Courier New"/>
            </w:rPr>
          </w:rPrChange>
        </w:rPr>
        <w:pPrChange w:id="1716" w:author="jake moses" w:date="2020-12-08T16:31:00Z">
          <w:pPr>
            <w:pStyle w:val="PlainText"/>
          </w:pPr>
        </w:pPrChange>
      </w:pPr>
    </w:p>
    <w:p w14:paraId="7012857F" w14:textId="77777777" w:rsidR="003B7099" w:rsidRPr="00E17A95" w:rsidRDefault="003B7099" w:rsidP="003B7099">
      <w:pPr>
        <w:pStyle w:val="PlainText"/>
        <w:rPr>
          <w:ins w:id="1717" w:author="jake moses" w:date="2020-12-08T16:30:00Z"/>
          <w:rFonts w:ascii="Times New Roman" w:hAnsi="Times New Roman" w:cs="Times New Roman"/>
          <w:rPrChange w:id="1718" w:author="jake moses" w:date="2020-12-08T16:38:00Z">
            <w:rPr>
              <w:ins w:id="1719" w:author="jake moses" w:date="2020-12-08T16:30:00Z"/>
              <w:rFonts w:ascii="Courier New" w:hAnsi="Courier New" w:cs="Courier New"/>
            </w:rPr>
          </w:rPrChange>
        </w:rPr>
        <w:pPrChange w:id="1720" w:author="jake moses" w:date="2020-12-08T16:31:00Z">
          <w:pPr>
            <w:pStyle w:val="PlainText"/>
          </w:pPr>
        </w:pPrChange>
      </w:pPr>
      <w:ins w:id="1721" w:author="jake moses" w:date="2020-12-08T16:30:00Z">
        <w:r w:rsidRPr="00E17A95">
          <w:rPr>
            <w:rFonts w:ascii="Times New Roman" w:hAnsi="Times New Roman" w:cs="Times New Roman"/>
            <w:rPrChange w:id="1722" w:author="jake moses" w:date="2020-12-08T16:38:00Z">
              <w:rPr>
                <w:rFonts w:ascii="Courier New" w:hAnsi="Courier New" w:cs="Courier New"/>
              </w:rPr>
            </w:rPrChange>
          </w:rPr>
          <w:t>}</w:t>
        </w:r>
      </w:ins>
    </w:p>
    <w:p w14:paraId="119839DF" w14:textId="77777777" w:rsidR="003B7099" w:rsidRPr="00E17A95" w:rsidRDefault="003B7099" w:rsidP="003B7099">
      <w:pPr>
        <w:pStyle w:val="PlainText"/>
        <w:rPr>
          <w:ins w:id="1723" w:author="jake moses" w:date="2020-12-08T16:30:00Z"/>
          <w:rFonts w:ascii="Times New Roman" w:hAnsi="Times New Roman" w:cs="Times New Roman"/>
          <w:rPrChange w:id="1724" w:author="jake moses" w:date="2020-12-08T16:38:00Z">
            <w:rPr>
              <w:ins w:id="1725" w:author="jake moses" w:date="2020-12-08T16:30:00Z"/>
              <w:rFonts w:ascii="Courier New" w:hAnsi="Courier New" w:cs="Courier New"/>
            </w:rPr>
          </w:rPrChange>
        </w:rPr>
        <w:pPrChange w:id="1726" w:author="jake moses" w:date="2020-12-08T16:31:00Z">
          <w:pPr>
            <w:pStyle w:val="PlainText"/>
          </w:pPr>
        </w:pPrChange>
      </w:pPr>
    </w:p>
    <w:p w14:paraId="17F0E6AC" w14:textId="77777777" w:rsidR="003B7099" w:rsidRPr="00E17A95" w:rsidRDefault="003B7099" w:rsidP="003B7099">
      <w:pPr>
        <w:pStyle w:val="PlainText"/>
        <w:rPr>
          <w:ins w:id="1727" w:author="jake moses" w:date="2020-12-08T16:30:00Z"/>
          <w:rFonts w:ascii="Times New Roman" w:hAnsi="Times New Roman" w:cs="Times New Roman"/>
          <w:rPrChange w:id="1728" w:author="jake moses" w:date="2020-12-08T16:38:00Z">
            <w:rPr>
              <w:ins w:id="1729" w:author="jake moses" w:date="2020-12-08T16:30:00Z"/>
              <w:rFonts w:ascii="Courier New" w:hAnsi="Courier New" w:cs="Courier New"/>
            </w:rPr>
          </w:rPrChange>
        </w:rPr>
        <w:pPrChange w:id="1730" w:author="jake moses" w:date="2020-12-08T16:31:00Z">
          <w:pPr>
            <w:pStyle w:val="PlainText"/>
          </w:pPr>
        </w:pPrChange>
      </w:pPr>
      <w:ins w:id="1731" w:author="jake moses" w:date="2020-12-08T16:30:00Z">
        <w:r w:rsidRPr="00E17A95">
          <w:rPr>
            <w:rFonts w:ascii="Times New Roman" w:hAnsi="Times New Roman" w:cs="Times New Roman"/>
            <w:rPrChange w:id="1732" w:author="jake moses" w:date="2020-12-08T16:38:00Z">
              <w:rPr>
                <w:rFonts w:ascii="Courier New" w:hAnsi="Courier New" w:cs="Courier New"/>
              </w:rPr>
            </w:rPrChange>
          </w:rPr>
          <w:t xml:space="preserve">void </w:t>
        </w:r>
        <w:proofErr w:type="gramStart"/>
        <w:r w:rsidRPr="00E17A95">
          <w:rPr>
            <w:rFonts w:ascii="Times New Roman" w:hAnsi="Times New Roman" w:cs="Times New Roman"/>
            <w:rPrChange w:id="1733" w:author="jake moses" w:date="2020-12-08T16:38:00Z">
              <w:rPr>
                <w:rFonts w:ascii="Courier New" w:hAnsi="Courier New" w:cs="Courier New"/>
              </w:rPr>
            </w:rPrChange>
          </w:rPr>
          <w:t>send(</w:t>
        </w:r>
        <w:proofErr w:type="gramEnd"/>
        <w:r w:rsidRPr="00E17A95">
          <w:rPr>
            <w:rFonts w:ascii="Times New Roman" w:hAnsi="Times New Roman" w:cs="Times New Roman"/>
            <w:rPrChange w:id="1734" w:author="jake moses" w:date="2020-12-08T16:38:00Z">
              <w:rPr>
                <w:rFonts w:ascii="Courier New" w:hAnsi="Courier New" w:cs="Courier New"/>
              </w:rPr>
            </w:rPrChange>
          </w:rPr>
          <w:t>){</w:t>
        </w:r>
      </w:ins>
    </w:p>
    <w:p w14:paraId="0FCE12FA" w14:textId="77777777" w:rsidR="003B7099" w:rsidRPr="00E17A95" w:rsidRDefault="003B7099" w:rsidP="003B7099">
      <w:pPr>
        <w:pStyle w:val="PlainText"/>
        <w:rPr>
          <w:ins w:id="1735" w:author="jake moses" w:date="2020-12-08T16:30:00Z"/>
          <w:rFonts w:ascii="Times New Roman" w:hAnsi="Times New Roman" w:cs="Times New Roman"/>
          <w:rPrChange w:id="1736" w:author="jake moses" w:date="2020-12-08T16:38:00Z">
            <w:rPr>
              <w:ins w:id="1737" w:author="jake moses" w:date="2020-12-08T16:30:00Z"/>
              <w:rFonts w:ascii="Courier New" w:hAnsi="Courier New" w:cs="Courier New"/>
            </w:rPr>
          </w:rPrChange>
        </w:rPr>
        <w:pPrChange w:id="1738" w:author="jake moses" w:date="2020-12-08T16:31:00Z">
          <w:pPr>
            <w:pStyle w:val="PlainText"/>
          </w:pPr>
        </w:pPrChange>
      </w:pPr>
      <w:ins w:id="1739" w:author="jake moses" w:date="2020-12-08T16:30:00Z">
        <w:r w:rsidRPr="00E17A95">
          <w:rPr>
            <w:rFonts w:ascii="Times New Roman" w:hAnsi="Times New Roman" w:cs="Times New Roman"/>
            <w:rPrChange w:id="1740" w:author="jake moses" w:date="2020-12-08T16:38:00Z">
              <w:rPr>
                <w:rFonts w:ascii="Courier New" w:hAnsi="Courier New" w:cs="Courier New"/>
              </w:rPr>
            </w:rPrChange>
          </w:rPr>
          <w:t xml:space="preserve">    if (</w:t>
        </w:r>
        <w:proofErr w:type="spellStart"/>
        <w:r w:rsidRPr="00E17A95">
          <w:rPr>
            <w:rFonts w:ascii="Times New Roman" w:hAnsi="Times New Roman" w:cs="Times New Roman"/>
            <w:rPrChange w:id="1741"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742" w:author="jake moses" w:date="2020-12-08T16:38:00Z">
              <w:rPr>
                <w:rFonts w:ascii="Courier New" w:hAnsi="Courier New" w:cs="Courier New"/>
              </w:rPr>
            </w:rPrChange>
          </w:rPr>
          <w:t xml:space="preserve"> == 'z</w:t>
        </w:r>
        <w:proofErr w:type="gramStart"/>
        <w:r w:rsidRPr="00E17A95">
          <w:rPr>
            <w:rFonts w:ascii="Times New Roman" w:hAnsi="Times New Roman" w:cs="Times New Roman"/>
            <w:rPrChange w:id="1743" w:author="jake moses" w:date="2020-12-08T16:38:00Z">
              <w:rPr>
                <w:rFonts w:ascii="Courier New" w:hAnsi="Courier New" w:cs="Courier New"/>
              </w:rPr>
            </w:rPrChange>
          </w:rPr>
          <w:t>'){</w:t>
        </w:r>
        <w:proofErr w:type="gramEnd"/>
      </w:ins>
    </w:p>
    <w:p w14:paraId="6FBAC707" w14:textId="77777777" w:rsidR="003B7099" w:rsidRPr="00E17A95" w:rsidRDefault="003B7099" w:rsidP="003B7099">
      <w:pPr>
        <w:pStyle w:val="PlainText"/>
        <w:rPr>
          <w:ins w:id="1744" w:author="jake moses" w:date="2020-12-08T16:30:00Z"/>
          <w:rFonts w:ascii="Times New Roman" w:hAnsi="Times New Roman" w:cs="Times New Roman"/>
          <w:rPrChange w:id="1745" w:author="jake moses" w:date="2020-12-08T16:38:00Z">
            <w:rPr>
              <w:ins w:id="1746" w:author="jake moses" w:date="2020-12-08T16:30:00Z"/>
              <w:rFonts w:ascii="Courier New" w:hAnsi="Courier New" w:cs="Courier New"/>
            </w:rPr>
          </w:rPrChange>
        </w:rPr>
        <w:pPrChange w:id="1747" w:author="jake moses" w:date="2020-12-08T16:31:00Z">
          <w:pPr>
            <w:pStyle w:val="PlainText"/>
          </w:pPr>
        </w:pPrChange>
      </w:pPr>
      <w:ins w:id="1748" w:author="jake moses" w:date="2020-12-08T16:30:00Z">
        <w:r w:rsidRPr="00E17A95">
          <w:rPr>
            <w:rFonts w:ascii="Times New Roman" w:hAnsi="Times New Roman" w:cs="Times New Roman"/>
            <w:rPrChange w:id="1749"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750"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751" w:author="jake moses" w:date="2020-12-08T16:38:00Z">
              <w:rPr>
                <w:rFonts w:ascii="Courier New" w:hAnsi="Courier New" w:cs="Courier New"/>
              </w:rPr>
            </w:rPrChange>
          </w:rPr>
          <w:t xml:space="preserve"> = '\0</w:t>
        </w:r>
        <w:proofErr w:type="gramStart"/>
        <w:r w:rsidRPr="00E17A95">
          <w:rPr>
            <w:rFonts w:ascii="Times New Roman" w:hAnsi="Times New Roman" w:cs="Times New Roman"/>
            <w:rPrChange w:id="1752" w:author="jake moses" w:date="2020-12-08T16:38:00Z">
              <w:rPr>
                <w:rFonts w:ascii="Courier New" w:hAnsi="Courier New" w:cs="Courier New"/>
              </w:rPr>
            </w:rPrChange>
          </w:rPr>
          <w:t>';</w:t>
        </w:r>
        <w:proofErr w:type="gramEnd"/>
      </w:ins>
    </w:p>
    <w:p w14:paraId="6B7238F3" w14:textId="77777777" w:rsidR="003B7099" w:rsidRPr="00E17A95" w:rsidRDefault="003B7099" w:rsidP="003B7099">
      <w:pPr>
        <w:pStyle w:val="PlainText"/>
        <w:rPr>
          <w:ins w:id="1753" w:author="jake moses" w:date="2020-12-08T16:30:00Z"/>
          <w:rFonts w:ascii="Times New Roman" w:hAnsi="Times New Roman" w:cs="Times New Roman"/>
          <w:rPrChange w:id="1754" w:author="jake moses" w:date="2020-12-08T16:38:00Z">
            <w:rPr>
              <w:ins w:id="1755" w:author="jake moses" w:date="2020-12-08T16:30:00Z"/>
              <w:rFonts w:ascii="Courier New" w:hAnsi="Courier New" w:cs="Courier New"/>
            </w:rPr>
          </w:rPrChange>
        </w:rPr>
        <w:pPrChange w:id="1756" w:author="jake moses" w:date="2020-12-08T16:31:00Z">
          <w:pPr>
            <w:pStyle w:val="PlainText"/>
          </w:pPr>
        </w:pPrChange>
      </w:pPr>
      <w:ins w:id="1757" w:author="jake moses" w:date="2020-12-08T16:30:00Z">
        <w:r w:rsidRPr="00E17A95">
          <w:rPr>
            <w:rFonts w:ascii="Times New Roman" w:hAnsi="Times New Roman" w:cs="Times New Roman"/>
            <w:rPrChange w:id="1758" w:author="jake moses" w:date="2020-12-08T16:38:00Z">
              <w:rPr>
                <w:rFonts w:ascii="Courier New" w:hAnsi="Courier New" w:cs="Courier New"/>
              </w:rPr>
            </w:rPrChange>
          </w:rPr>
          <w:t xml:space="preserve">        </w:t>
        </w:r>
        <w:proofErr w:type="spellStart"/>
        <w:proofErr w:type="gramStart"/>
        <w:r w:rsidRPr="00E17A95">
          <w:rPr>
            <w:rFonts w:ascii="Times New Roman" w:hAnsi="Times New Roman" w:cs="Times New Roman"/>
            <w:rPrChange w:id="1759" w:author="jake moses" w:date="2020-12-08T16:38:00Z">
              <w:rPr>
                <w:rFonts w:ascii="Courier New" w:hAnsi="Courier New" w:cs="Courier New"/>
              </w:rPr>
            </w:rPrChange>
          </w:rPr>
          <w:t>UARTSendString</w:t>
        </w:r>
        <w:proofErr w:type="spellEnd"/>
        <w:r w:rsidRPr="00E17A95">
          <w:rPr>
            <w:rFonts w:ascii="Times New Roman" w:hAnsi="Times New Roman" w:cs="Times New Roman"/>
            <w:rPrChange w:id="1760" w:author="jake moses" w:date="2020-12-08T16:38:00Z">
              <w:rPr>
                <w:rFonts w:ascii="Courier New" w:hAnsi="Courier New" w:cs="Courier New"/>
              </w:rPr>
            </w:rPrChange>
          </w:rPr>
          <w:t>(</w:t>
        </w:r>
        <w:proofErr w:type="gramEnd"/>
        <w:r w:rsidRPr="00E17A95">
          <w:rPr>
            <w:rFonts w:ascii="Times New Roman" w:hAnsi="Times New Roman" w:cs="Times New Roman"/>
            <w:rPrChange w:id="1761" w:author="jake moses" w:date="2020-12-08T16:38:00Z">
              <w:rPr>
                <w:rFonts w:ascii="Courier New" w:hAnsi="Courier New" w:cs="Courier New"/>
              </w:rPr>
            </w:rPrChange>
          </w:rPr>
          <w:t>"Error Dispensing");</w:t>
        </w:r>
      </w:ins>
    </w:p>
    <w:p w14:paraId="17FFA137" w14:textId="77777777" w:rsidR="003B7099" w:rsidRPr="00E17A95" w:rsidRDefault="003B7099" w:rsidP="003B7099">
      <w:pPr>
        <w:pStyle w:val="PlainText"/>
        <w:rPr>
          <w:ins w:id="1762" w:author="jake moses" w:date="2020-12-08T16:30:00Z"/>
          <w:rFonts w:ascii="Times New Roman" w:hAnsi="Times New Roman" w:cs="Times New Roman"/>
          <w:rPrChange w:id="1763" w:author="jake moses" w:date="2020-12-08T16:38:00Z">
            <w:rPr>
              <w:ins w:id="1764" w:author="jake moses" w:date="2020-12-08T16:30:00Z"/>
              <w:rFonts w:ascii="Courier New" w:hAnsi="Courier New" w:cs="Courier New"/>
            </w:rPr>
          </w:rPrChange>
        </w:rPr>
        <w:pPrChange w:id="1765" w:author="jake moses" w:date="2020-12-08T16:31:00Z">
          <w:pPr>
            <w:pStyle w:val="PlainText"/>
          </w:pPr>
        </w:pPrChange>
      </w:pPr>
      <w:ins w:id="1766" w:author="jake moses" w:date="2020-12-08T16:30:00Z">
        <w:r w:rsidRPr="00E17A95">
          <w:rPr>
            <w:rFonts w:ascii="Times New Roman" w:hAnsi="Times New Roman" w:cs="Times New Roman"/>
            <w:rPrChange w:id="1767" w:author="jake moses" w:date="2020-12-08T16:38:00Z">
              <w:rPr>
                <w:rFonts w:ascii="Courier New" w:hAnsi="Courier New" w:cs="Courier New"/>
              </w:rPr>
            </w:rPrChange>
          </w:rPr>
          <w:t xml:space="preserve">    }</w:t>
        </w:r>
      </w:ins>
    </w:p>
    <w:p w14:paraId="44D873DA" w14:textId="77777777" w:rsidR="003B7099" w:rsidRPr="00E17A95" w:rsidRDefault="003B7099" w:rsidP="003B7099">
      <w:pPr>
        <w:pStyle w:val="PlainText"/>
        <w:rPr>
          <w:ins w:id="1768" w:author="jake moses" w:date="2020-12-08T16:30:00Z"/>
          <w:rFonts w:ascii="Times New Roman" w:hAnsi="Times New Roman" w:cs="Times New Roman"/>
          <w:rPrChange w:id="1769" w:author="jake moses" w:date="2020-12-08T16:38:00Z">
            <w:rPr>
              <w:ins w:id="1770" w:author="jake moses" w:date="2020-12-08T16:30:00Z"/>
              <w:rFonts w:ascii="Courier New" w:hAnsi="Courier New" w:cs="Courier New"/>
            </w:rPr>
          </w:rPrChange>
        </w:rPr>
        <w:pPrChange w:id="1771" w:author="jake moses" w:date="2020-12-08T16:31:00Z">
          <w:pPr>
            <w:pStyle w:val="PlainText"/>
          </w:pPr>
        </w:pPrChange>
      </w:pPr>
      <w:ins w:id="1772" w:author="jake moses" w:date="2020-12-08T16:30:00Z">
        <w:r w:rsidRPr="00E17A95">
          <w:rPr>
            <w:rFonts w:ascii="Times New Roman" w:hAnsi="Times New Roman" w:cs="Times New Roman"/>
            <w:rPrChange w:id="1773"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774" w:author="jake moses" w:date="2020-12-08T16:38:00Z">
              <w:rPr>
                <w:rFonts w:ascii="Courier New" w:hAnsi="Courier New" w:cs="Courier New"/>
              </w:rPr>
            </w:rPrChange>
          </w:rPr>
          <w:t>else{</w:t>
        </w:r>
        <w:proofErr w:type="gramEnd"/>
      </w:ins>
    </w:p>
    <w:p w14:paraId="3EE146DD" w14:textId="77777777" w:rsidR="003B7099" w:rsidRPr="00E17A95" w:rsidRDefault="003B7099" w:rsidP="003B7099">
      <w:pPr>
        <w:pStyle w:val="PlainText"/>
        <w:rPr>
          <w:ins w:id="1775" w:author="jake moses" w:date="2020-12-08T16:30:00Z"/>
          <w:rFonts w:ascii="Times New Roman" w:hAnsi="Times New Roman" w:cs="Times New Roman"/>
          <w:rPrChange w:id="1776" w:author="jake moses" w:date="2020-12-08T16:38:00Z">
            <w:rPr>
              <w:ins w:id="1777" w:author="jake moses" w:date="2020-12-08T16:30:00Z"/>
              <w:rFonts w:ascii="Courier New" w:hAnsi="Courier New" w:cs="Courier New"/>
            </w:rPr>
          </w:rPrChange>
        </w:rPr>
        <w:pPrChange w:id="1778" w:author="jake moses" w:date="2020-12-08T16:31:00Z">
          <w:pPr>
            <w:pStyle w:val="PlainText"/>
          </w:pPr>
        </w:pPrChange>
      </w:pPr>
      <w:ins w:id="1779" w:author="jake moses" w:date="2020-12-08T16:30:00Z">
        <w:r w:rsidRPr="00E17A95">
          <w:rPr>
            <w:rFonts w:ascii="Times New Roman" w:hAnsi="Times New Roman" w:cs="Times New Roman"/>
            <w:rPrChange w:id="1780" w:author="jake moses" w:date="2020-12-08T16:38:00Z">
              <w:rPr>
                <w:rFonts w:ascii="Courier New" w:hAnsi="Courier New" w:cs="Courier New"/>
              </w:rPr>
            </w:rPrChange>
          </w:rPr>
          <w:t xml:space="preserve">        </w:t>
        </w:r>
        <w:proofErr w:type="spellStart"/>
        <w:proofErr w:type="gramStart"/>
        <w:r w:rsidRPr="00E17A95">
          <w:rPr>
            <w:rFonts w:ascii="Times New Roman" w:hAnsi="Times New Roman" w:cs="Times New Roman"/>
            <w:rPrChange w:id="1781" w:author="jake moses" w:date="2020-12-08T16:38:00Z">
              <w:rPr>
                <w:rFonts w:ascii="Courier New" w:hAnsi="Courier New" w:cs="Courier New"/>
              </w:rPr>
            </w:rPrChange>
          </w:rPr>
          <w:t>UARTSendString</w:t>
        </w:r>
        <w:proofErr w:type="spellEnd"/>
        <w:r w:rsidRPr="00E17A95">
          <w:rPr>
            <w:rFonts w:ascii="Times New Roman" w:hAnsi="Times New Roman" w:cs="Times New Roman"/>
            <w:rPrChange w:id="1782" w:author="jake moses" w:date="2020-12-08T16:38:00Z">
              <w:rPr>
                <w:rFonts w:ascii="Courier New" w:hAnsi="Courier New" w:cs="Courier New"/>
              </w:rPr>
            </w:rPrChange>
          </w:rPr>
          <w:t>(</w:t>
        </w:r>
        <w:proofErr w:type="gramEnd"/>
        <w:r w:rsidRPr="00E17A95">
          <w:rPr>
            <w:rFonts w:ascii="Times New Roman" w:hAnsi="Times New Roman" w:cs="Times New Roman"/>
            <w:rPrChange w:id="1783" w:author="jake moses" w:date="2020-12-08T16:38:00Z">
              <w:rPr>
                <w:rFonts w:ascii="Courier New" w:hAnsi="Courier New" w:cs="Courier New"/>
              </w:rPr>
            </w:rPrChange>
          </w:rPr>
          <w:t>"Successfully Dispensed");</w:t>
        </w:r>
      </w:ins>
    </w:p>
    <w:p w14:paraId="63686FDD" w14:textId="77777777" w:rsidR="003B7099" w:rsidRPr="00E17A95" w:rsidRDefault="003B7099" w:rsidP="003B7099">
      <w:pPr>
        <w:pStyle w:val="PlainText"/>
        <w:rPr>
          <w:ins w:id="1784" w:author="jake moses" w:date="2020-12-08T16:30:00Z"/>
          <w:rFonts w:ascii="Times New Roman" w:hAnsi="Times New Roman" w:cs="Times New Roman"/>
          <w:rPrChange w:id="1785" w:author="jake moses" w:date="2020-12-08T16:38:00Z">
            <w:rPr>
              <w:ins w:id="1786" w:author="jake moses" w:date="2020-12-08T16:30:00Z"/>
              <w:rFonts w:ascii="Courier New" w:hAnsi="Courier New" w:cs="Courier New"/>
            </w:rPr>
          </w:rPrChange>
        </w:rPr>
        <w:pPrChange w:id="1787" w:author="jake moses" w:date="2020-12-08T16:31:00Z">
          <w:pPr>
            <w:pStyle w:val="PlainText"/>
          </w:pPr>
        </w:pPrChange>
      </w:pPr>
      <w:ins w:id="1788" w:author="jake moses" w:date="2020-12-08T16:30:00Z">
        <w:r w:rsidRPr="00E17A95">
          <w:rPr>
            <w:rFonts w:ascii="Times New Roman" w:hAnsi="Times New Roman" w:cs="Times New Roman"/>
            <w:rPrChange w:id="1789" w:author="jake moses" w:date="2020-12-08T16:38:00Z">
              <w:rPr>
                <w:rFonts w:ascii="Courier New" w:hAnsi="Courier New" w:cs="Courier New"/>
              </w:rPr>
            </w:rPrChange>
          </w:rPr>
          <w:t xml:space="preserve">    }</w:t>
        </w:r>
      </w:ins>
    </w:p>
    <w:p w14:paraId="38985A7C" w14:textId="77777777" w:rsidR="003B7099" w:rsidRPr="00E17A95" w:rsidRDefault="003B7099" w:rsidP="003B7099">
      <w:pPr>
        <w:pStyle w:val="PlainText"/>
        <w:rPr>
          <w:ins w:id="1790" w:author="jake moses" w:date="2020-12-08T16:30:00Z"/>
          <w:rFonts w:ascii="Times New Roman" w:hAnsi="Times New Roman" w:cs="Times New Roman"/>
          <w:rPrChange w:id="1791" w:author="jake moses" w:date="2020-12-08T16:38:00Z">
            <w:rPr>
              <w:ins w:id="1792" w:author="jake moses" w:date="2020-12-08T16:30:00Z"/>
              <w:rFonts w:ascii="Courier New" w:hAnsi="Courier New" w:cs="Courier New"/>
            </w:rPr>
          </w:rPrChange>
        </w:rPr>
        <w:pPrChange w:id="1793" w:author="jake moses" w:date="2020-12-08T16:31:00Z">
          <w:pPr>
            <w:pStyle w:val="PlainText"/>
          </w:pPr>
        </w:pPrChange>
      </w:pPr>
      <w:ins w:id="1794" w:author="jake moses" w:date="2020-12-08T16:30:00Z">
        <w:r w:rsidRPr="00E17A95">
          <w:rPr>
            <w:rFonts w:ascii="Times New Roman" w:hAnsi="Times New Roman" w:cs="Times New Roman"/>
            <w:rPrChange w:id="1795"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796" w:author="jake moses" w:date="2020-12-08T16:38:00Z">
              <w:rPr>
                <w:rFonts w:ascii="Courier New" w:hAnsi="Courier New" w:cs="Courier New"/>
              </w:rPr>
            </w:rPrChange>
          </w:rPr>
          <w:t>return;</w:t>
        </w:r>
        <w:proofErr w:type="gramEnd"/>
      </w:ins>
    </w:p>
    <w:p w14:paraId="47D421C9" w14:textId="77777777" w:rsidR="003B7099" w:rsidRPr="00E17A95" w:rsidRDefault="003B7099" w:rsidP="003B7099">
      <w:pPr>
        <w:pStyle w:val="PlainText"/>
        <w:rPr>
          <w:ins w:id="1797" w:author="jake moses" w:date="2020-12-08T16:30:00Z"/>
          <w:rFonts w:ascii="Times New Roman" w:hAnsi="Times New Roman" w:cs="Times New Roman"/>
          <w:rPrChange w:id="1798" w:author="jake moses" w:date="2020-12-08T16:38:00Z">
            <w:rPr>
              <w:ins w:id="1799" w:author="jake moses" w:date="2020-12-08T16:30:00Z"/>
              <w:rFonts w:ascii="Courier New" w:hAnsi="Courier New" w:cs="Courier New"/>
            </w:rPr>
          </w:rPrChange>
        </w:rPr>
        <w:pPrChange w:id="1800" w:author="jake moses" w:date="2020-12-08T16:31:00Z">
          <w:pPr>
            <w:pStyle w:val="PlainText"/>
          </w:pPr>
        </w:pPrChange>
      </w:pPr>
      <w:ins w:id="1801" w:author="jake moses" w:date="2020-12-08T16:30:00Z">
        <w:r w:rsidRPr="00E17A95">
          <w:rPr>
            <w:rFonts w:ascii="Times New Roman" w:hAnsi="Times New Roman" w:cs="Times New Roman"/>
            <w:rPrChange w:id="1802" w:author="jake moses" w:date="2020-12-08T16:38:00Z">
              <w:rPr>
                <w:rFonts w:ascii="Courier New" w:hAnsi="Courier New" w:cs="Courier New"/>
              </w:rPr>
            </w:rPrChange>
          </w:rPr>
          <w:t>}</w:t>
        </w:r>
      </w:ins>
    </w:p>
    <w:p w14:paraId="3020F496" w14:textId="77777777" w:rsidR="003B7099" w:rsidRPr="00E17A95" w:rsidRDefault="003B7099" w:rsidP="003B7099">
      <w:pPr>
        <w:pStyle w:val="PlainText"/>
        <w:rPr>
          <w:ins w:id="1803" w:author="jake moses" w:date="2020-12-08T16:30:00Z"/>
          <w:rFonts w:ascii="Times New Roman" w:hAnsi="Times New Roman" w:cs="Times New Roman"/>
          <w:rPrChange w:id="1804" w:author="jake moses" w:date="2020-12-08T16:38:00Z">
            <w:rPr>
              <w:ins w:id="1805" w:author="jake moses" w:date="2020-12-08T16:30:00Z"/>
              <w:rFonts w:ascii="Courier New" w:hAnsi="Courier New" w:cs="Courier New"/>
            </w:rPr>
          </w:rPrChange>
        </w:rPr>
        <w:pPrChange w:id="1806" w:author="jake moses" w:date="2020-12-08T16:31:00Z">
          <w:pPr>
            <w:pStyle w:val="PlainText"/>
          </w:pPr>
        </w:pPrChange>
      </w:pPr>
    </w:p>
    <w:p w14:paraId="7B53ECCA" w14:textId="77777777" w:rsidR="003B7099" w:rsidRPr="00E17A95" w:rsidRDefault="003B7099" w:rsidP="003B7099">
      <w:pPr>
        <w:pStyle w:val="PlainText"/>
        <w:rPr>
          <w:ins w:id="1807" w:author="jake moses" w:date="2020-12-08T16:30:00Z"/>
          <w:rFonts w:ascii="Times New Roman" w:hAnsi="Times New Roman" w:cs="Times New Roman"/>
          <w:rPrChange w:id="1808" w:author="jake moses" w:date="2020-12-08T16:38:00Z">
            <w:rPr>
              <w:ins w:id="1809" w:author="jake moses" w:date="2020-12-08T16:30:00Z"/>
              <w:rFonts w:ascii="Courier New" w:hAnsi="Courier New" w:cs="Courier New"/>
            </w:rPr>
          </w:rPrChange>
        </w:rPr>
        <w:pPrChange w:id="1810" w:author="jake moses" w:date="2020-12-08T16:31:00Z">
          <w:pPr>
            <w:pStyle w:val="PlainText"/>
          </w:pPr>
        </w:pPrChange>
      </w:pPr>
      <w:ins w:id="1811" w:author="jake moses" w:date="2020-12-08T16:30:00Z">
        <w:r w:rsidRPr="00E17A95">
          <w:rPr>
            <w:rFonts w:ascii="Times New Roman" w:hAnsi="Times New Roman" w:cs="Times New Roman"/>
            <w:rPrChange w:id="1812" w:author="jake moses" w:date="2020-12-08T16:38:00Z">
              <w:rPr>
                <w:rFonts w:ascii="Courier New" w:hAnsi="Courier New" w:cs="Courier New"/>
              </w:rPr>
            </w:rPrChange>
          </w:rPr>
          <w:t xml:space="preserve">void </w:t>
        </w:r>
        <w:proofErr w:type="spellStart"/>
        <w:proofErr w:type="gramStart"/>
        <w:r w:rsidRPr="00E17A95">
          <w:rPr>
            <w:rFonts w:ascii="Times New Roman" w:hAnsi="Times New Roman" w:cs="Times New Roman"/>
            <w:rPrChange w:id="1813" w:author="jake moses" w:date="2020-12-08T16:38:00Z">
              <w:rPr>
                <w:rFonts w:ascii="Courier New" w:hAnsi="Courier New" w:cs="Courier New"/>
              </w:rPr>
            </w:rPrChange>
          </w:rPr>
          <w:t>motorTurns</w:t>
        </w:r>
        <w:proofErr w:type="spellEnd"/>
        <w:r w:rsidRPr="00E17A95">
          <w:rPr>
            <w:rFonts w:ascii="Times New Roman" w:hAnsi="Times New Roman" w:cs="Times New Roman"/>
            <w:rPrChange w:id="1814" w:author="jake moses" w:date="2020-12-08T16:38:00Z">
              <w:rPr>
                <w:rFonts w:ascii="Courier New" w:hAnsi="Courier New" w:cs="Courier New"/>
              </w:rPr>
            </w:rPrChange>
          </w:rPr>
          <w:t>(</w:t>
        </w:r>
        <w:proofErr w:type="gramEnd"/>
        <w:r w:rsidRPr="00E17A95">
          <w:rPr>
            <w:rFonts w:ascii="Times New Roman" w:hAnsi="Times New Roman" w:cs="Times New Roman"/>
            <w:rPrChange w:id="1815" w:author="jake moses" w:date="2020-12-08T16:38:00Z">
              <w:rPr>
                <w:rFonts w:ascii="Courier New" w:hAnsi="Courier New" w:cs="Courier New"/>
              </w:rPr>
            </w:rPrChange>
          </w:rPr>
          <w:t>int turns){</w:t>
        </w:r>
      </w:ins>
    </w:p>
    <w:p w14:paraId="5DAFFA77" w14:textId="77777777" w:rsidR="003B7099" w:rsidRPr="00E17A95" w:rsidRDefault="003B7099" w:rsidP="003B7099">
      <w:pPr>
        <w:pStyle w:val="PlainText"/>
        <w:rPr>
          <w:ins w:id="1816" w:author="jake moses" w:date="2020-12-08T16:30:00Z"/>
          <w:rFonts w:ascii="Times New Roman" w:hAnsi="Times New Roman" w:cs="Times New Roman"/>
          <w:rPrChange w:id="1817" w:author="jake moses" w:date="2020-12-08T16:38:00Z">
            <w:rPr>
              <w:ins w:id="1818" w:author="jake moses" w:date="2020-12-08T16:30:00Z"/>
              <w:rFonts w:ascii="Courier New" w:hAnsi="Courier New" w:cs="Courier New"/>
            </w:rPr>
          </w:rPrChange>
        </w:rPr>
        <w:pPrChange w:id="1819" w:author="jake moses" w:date="2020-12-08T16:31:00Z">
          <w:pPr>
            <w:pStyle w:val="PlainText"/>
          </w:pPr>
        </w:pPrChange>
      </w:pPr>
      <w:ins w:id="1820" w:author="jake moses" w:date="2020-12-08T16:30:00Z">
        <w:r w:rsidRPr="00E17A95">
          <w:rPr>
            <w:rFonts w:ascii="Times New Roman" w:hAnsi="Times New Roman" w:cs="Times New Roman"/>
            <w:rPrChange w:id="1821"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822" w:author="jake moses" w:date="2020-12-08T16:38:00Z">
              <w:rPr>
                <w:rFonts w:ascii="Courier New" w:hAnsi="Courier New" w:cs="Courier New"/>
              </w:rPr>
            </w:rPrChange>
          </w:rPr>
          <w:t>startTurning</w:t>
        </w:r>
        <w:proofErr w:type="spellEnd"/>
        <w:r w:rsidRPr="00E17A95">
          <w:rPr>
            <w:rFonts w:ascii="Times New Roman" w:hAnsi="Times New Roman" w:cs="Times New Roman"/>
            <w:rPrChange w:id="1823" w:author="jake moses" w:date="2020-12-08T16:38:00Z">
              <w:rPr>
                <w:rFonts w:ascii="Courier New" w:hAnsi="Courier New" w:cs="Courier New"/>
              </w:rPr>
            </w:rPrChange>
          </w:rPr>
          <w:t xml:space="preserve"> = </w:t>
        </w:r>
        <w:proofErr w:type="gramStart"/>
        <w:r w:rsidRPr="00E17A95">
          <w:rPr>
            <w:rFonts w:ascii="Times New Roman" w:hAnsi="Times New Roman" w:cs="Times New Roman"/>
            <w:rPrChange w:id="1824" w:author="jake moses" w:date="2020-12-08T16:38:00Z">
              <w:rPr>
                <w:rFonts w:ascii="Courier New" w:hAnsi="Courier New" w:cs="Courier New"/>
              </w:rPr>
            </w:rPrChange>
          </w:rPr>
          <w:t>true;</w:t>
        </w:r>
        <w:proofErr w:type="gramEnd"/>
      </w:ins>
    </w:p>
    <w:p w14:paraId="43289573" w14:textId="77777777" w:rsidR="003B7099" w:rsidRPr="00E17A95" w:rsidRDefault="003B7099" w:rsidP="003B7099">
      <w:pPr>
        <w:pStyle w:val="PlainText"/>
        <w:rPr>
          <w:ins w:id="1825" w:author="jake moses" w:date="2020-12-08T16:30:00Z"/>
          <w:rFonts w:ascii="Times New Roman" w:hAnsi="Times New Roman" w:cs="Times New Roman"/>
          <w:rPrChange w:id="1826" w:author="jake moses" w:date="2020-12-08T16:38:00Z">
            <w:rPr>
              <w:ins w:id="1827" w:author="jake moses" w:date="2020-12-08T16:30:00Z"/>
              <w:rFonts w:ascii="Courier New" w:hAnsi="Courier New" w:cs="Courier New"/>
            </w:rPr>
          </w:rPrChange>
        </w:rPr>
        <w:pPrChange w:id="1828" w:author="jake moses" w:date="2020-12-08T16:31:00Z">
          <w:pPr>
            <w:pStyle w:val="PlainText"/>
          </w:pPr>
        </w:pPrChange>
      </w:pPr>
      <w:ins w:id="1829" w:author="jake moses" w:date="2020-12-08T16:30:00Z">
        <w:r w:rsidRPr="00E17A95">
          <w:rPr>
            <w:rFonts w:ascii="Times New Roman" w:hAnsi="Times New Roman" w:cs="Times New Roman"/>
            <w:rPrChange w:id="1830"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831" w:author="jake moses" w:date="2020-12-08T16:38:00Z">
              <w:rPr>
                <w:rFonts w:ascii="Courier New" w:hAnsi="Courier New" w:cs="Courier New"/>
              </w:rPr>
            </w:rPrChange>
          </w:rPr>
          <w:t>num_turns</w:t>
        </w:r>
        <w:proofErr w:type="spellEnd"/>
        <w:r w:rsidRPr="00E17A95">
          <w:rPr>
            <w:rFonts w:ascii="Times New Roman" w:hAnsi="Times New Roman" w:cs="Times New Roman"/>
            <w:rPrChange w:id="1832" w:author="jake moses" w:date="2020-12-08T16:38:00Z">
              <w:rPr>
                <w:rFonts w:ascii="Courier New" w:hAnsi="Courier New" w:cs="Courier New"/>
              </w:rPr>
            </w:rPrChange>
          </w:rPr>
          <w:t xml:space="preserve"> = turns + </w:t>
        </w:r>
        <w:proofErr w:type="gramStart"/>
        <w:r w:rsidRPr="00E17A95">
          <w:rPr>
            <w:rFonts w:ascii="Times New Roman" w:hAnsi="Times New Roman" w:cs="Times New Roman"/>
            <w:rPrChange w:id="1833" w:author="jake moses" w:date="2020-12-08T16:38:00Z">
              <w:rPr>
                <w:rFonts w:ascii="Courier New" w:hAnsi="Courier New" w:cs="Courier New"/>
              </w:rPr>
            </w:rPrChange>
          </w:rPr>
          <w:t>1;</w:t>
        </w:r>
        <w:proofErr w:type="gramEnd"/>
      </w:ins>
    </w:p>
    <w:p w14:paraId="06FA3E0A" w14:textId="77777777" w:rsidR="003B7099" w:rsidRPr="00E17A95" w:rsidRDefault="003B7099" w:rsidP="003B7099">
      <w:pPr>
        <w:pStyle w:val="PlainText"/>
        <w:rPr>
          <w:ins w:id="1834" w:author="jake moses" w:date="2020-12-08T16:30:00Z"/>
          <w:rFonts w:ascii="Times New Roman" w:hAnsi="Times New Roman" w:cs="Times New Roman"/>
          <w:rPrChange w:id="1835" w:author="jake moses" w:date="2020-12-08T16:38:00Z">
            <w:rPr>
              <w:ins w:id="1836" w:author="jake moses" w:date="2020-12-08T16:30:00Z"/>
              <w:rFonts w:ascii="Courier New" w:hAnsi="Courier New" w:cs="Courier New"/>
            </w:rPr>
          </w:rPrChange>
        </w:rPr>
        <w:pPrChange w:id="1837" w:author="jake moses" w:date="2020-12-08T16:31:00Z">
          <w:pPr>
            <w:pStyle w:val="PlainText"/>
          </w:pPr>
        </w:pPrChange>
      </w:pPr>
      <w:ins w:id="1838" w:author="jake moses" w:date="2020-12-08T16:30:00Z">
        <w:r w:rsidRPr="00E17A95">
          <w:rPr>
            <w:rFonts w:ascii="Times New Roman" w:hAnsi="Times New Roman" w:cs="Times New Roman"/>
            <w:rPrChange w:id="1839" w:author="jake moses" w:date="2020-12-08T16:38:00Z">
              <w:rPr>
                <w:rFonts w:ascii="Courier New" w:hAnsi="Courier New" w:cs="Courier New"/>
              </w:rPr>
            </w:rPrChange>
          </w:rPr>
          <w:t xml:space="preserve">    while(</w:t>
        </w:r>
        <w:proofErr w:type="spellStart"/>
        <w:r w:rsidRPr="00E17A95">
          <w:rPr>
            <w:rFonts w:ascii="Times New Roman" w:hAnsi="Times New Roman" w:cs="Times New Roman"/>
            <w:rPrChange w:id="1840" w:author="jake moses" w:date="2020-12-08T16:38:00Z">
              <w:rPr>
                <w:rFonts w:ascii="Courier New" w:hAnsi="Courier New" w:cs="Courier New"/>
              </w:rPr>
            </w:rPrChange>
          </w:rPr>
          <w:t>num_</w:t>
        </w:r>
        <w:proofErr w:type="gramStart"/>
        <w:r w:rsidRPr="00E17A95">
          <w:rPr>
            <w:rFonts w:ascii="Times New Roman" w:hAnsi="Times New Roman" w:cs="Times New Roman"/>
            <w:rPrChange w:id="1841" w:author="jake moses" w:date="2020-12-08T16:38:00Z">
              <w:rPr>
                <w:rFonts w:ascii="Courier New" w:hAnsi="Courier New" w:cs="Courier New"/>
              </w:rPr>
            </w:rPrChange>
          </w:rPr>
          <w:t>turns</w:t>
        </w:r>
        <w:proofErr w:type="spellEnd"/>
        <w:r w:rsidRPr="00E17A95">
          <w:rPr>
            <w:rFonts w:ascii="Times New Roman" w:hAnsi="Times New Roman" w:cs="Times New Roman"/>
            <w:rPrChange w:id="1842" w:author="jake moses" w:date="2020-12-08T16:38:00Z">
              <w:rPr>
                <w:rFonts w:ascii="Courier New" w:hAnsi="Courier New" w:cs="Courier New"/>
              </w:rPr>
            </w:rPrChange>
          </w:rPr>
          <w:t>){</w:t>
        </w:r>
        <w:proofErr w:type="gramEnd"/>
      </w:ins>
    </w:p>
    <w:p w14:paraId="492AB044" w14:textId="77777777" w:rsidR="003B7099" w:rsidRPr="00E17A95" w:rsidRDefault="003B7099" w:rsidP="003B7099">
      <w:pPr>
        <w:pStyle w:val="PlainText"/>
        <w:rPr>
          <w:ins w:id="1843" w:author="jake moses" w:date="2020-12-08T16:30:00Z"/>
          <w:rFonts w:ascii="Times New Roman" w:hAnsi="Times New Roman" w:cs="Times New Roman"/>
          <w:rPrChange w:id="1844" w:author="jake moses" w:date="2020-12-08T16:38:00Z">
            <w:rPr>
              <w:ins w:id="1845" w:author="jake moses" w:date="2020-12-08T16:30:00Z"/>
              <w:rFonts w:ascii="Courier New" w:hAnsi="Courier New" w:cs="Courier New"/>
            </w:rPr>
          </w:rPrChange>
        </w:rPr>
        <w:pPrChange w:id="1846" w:author="jake moses" w:date="2020-12-08T16:31:00Z">
          <w:pPr>
            <w:pStyle w:val="PlainText"/>
          </w:pPr>
        </w:pPrChange>
      </w:pPr>
      <w:ins w:id="1847" w:author="jake moses" w:date="2020-12-08T16:30:00Z">
        <w:r w:rsidRPr="00E17A95">
          <w:rPr>
            <w:rFonts w:ascii="Times New Roman" w:hAnsi="Times New Roman" w:cs="Times New Roman"/>
            <w:rPrChange w:id="1848" w:author="jake moses" w:date="2020-12-08T16:38:00Z">
              <w:rPr>
                <w:rFonts w:ascii="Courier New" w:hAnsi="Courier New" w:cs="Courier New"/>
              </w:rPr>
            </w:rPrChange>
          </w:rPr>
          <w:t xml:space="preserve">        DISABLE_</w:t>
        </w:r>
        <w:proofErr w:type="gramStart"/>
        <w:r w:rsidRPr="00E17A95">
          <w:rPr>
            <w:rFonts w:ascii="Times New Roman" w:hAnsi="Times New Roman" w:cs="Times New Roman"/>
            <w:rPrChange w:id="1849" w:author="jake moses" w:date="2020-12-08T16:38:00Z">
              <w:rPr>
                <w:rFonts w:ascii="Courier New" w:hAnsi="Courier New" w:cs="Courier New"/>
              </w:rPr>
            </w:rPrChange>
          </w:rPr>
          <w:t>STEP;</w:t>
        </w:r>
        <w:proofErr w:type="gramEnd"/>
      </w:ins>
    </w:p>
    <w:p w14:paraId="05B9081C" w14:textId="77777777" w:rsidR="003B7099" w:rsidRPr="00E17A95" w:rsidRDefault="003B7099" w:rsidP="003B7099">
      <w:pPr>
        <w:pStyle w:val="PlainText"/>
        <w:rPr>
          <w:ins w:id="1850" w:author="jake moses" w:date="2020-12-08T16:30:00Z"/>
          <w:rFonts w:ascii="Times New Roman" w:hAnsi="Times New Roman" w:cs="Times New Roman"/>
          <w:rPrChange w:id="1851" w:author="jake moses" w:date="2020-12-08T16:38:00Z">
            <w:rPr>
              <w:ins w:id="1852" w:author="jake moses" w:date="2020-12-08T16:30:00Z"/>
              <w:rFonts w:ascii="Courier New" w:hAnsi="Courier New" w:cs="Courier New"/>
            </w:rPr>
          </w:rPrChange>
        </w:rPr>
        <w:pPrChange w:id="1853" w:author="jake moses" w:date="2020-12-08T16:31:00Z">
          <w:pPr>
            <w:pStyle w:val="PlainText"/>
          </w:pPr>
        </w:pPrChange>
      </w:pPr>
      <w:ins w:id="1854" w:author="jake moses" w:date="2020-12-08T16:30:00Z">
        <w:r w:rsidRPr="00E17A95">
          <w:rPr>
            <w:rFonts w:ascii="Times New Roman" w:hAnsi="Times New Roman" w:cs="Times New Roman"/>
            <w:rPrChange w:id="1855" w:author="jake moses" w:date="2020-12-08T16:38:00Z">
              <w:rPr>
                <w:rFonts w:ascii="Courier New" w:hAnsi="Courier New" w:cs="Courier New"/>
              </w:rPr>
            </w:rPrChange>
          </w:rPr>
          <w:t xml:space="preserve">        _</w:t>
        </w:r>
        <w:proofErr w:type="spellStart"/>
        <w:r w:rsidRPr="00E17A95">
          <w:rPr>
            <w:rFonts w:ascii="Times New Roman" w:hAnsi="Times New Roman" w:cs="Times New Roman"/>
            <w:rPrChange w:id="1856" w:author="jake moses" w:date="2020-12-08T16:38:00Z">
              <w:rPr>
                <w:rFonts w:ascii="Courier New" w:hAnsi="Courier New" w:cs="Courier New"/>
              </w:rPr>
            </w:rPrChange>
          </w:rPr>
          <w:t>delay_</w:t>
        </w:r>
        <w:proofErr w:type="gramStart"/>
        <w:r w:rsidRPr="00E17A95">
          <w:rPr>
            <w:rFonts w:ascii="Times New Roman" w:hAnsi="Times New Roman" w:cs="Times New Roman"/>
            <w:rPrChange w:id="1857" w:author="jake moses" w:date="2020-12-08T16:38:00Z">
              <w:rPr>
                <w:rFonts w:ascii="Courier New" w:hAnsi="Courier New" w:cs="Courier New"/>
              </w:rPr>
            </w:rPrChange>
          </w:rPr>
          <w:t>cycles</w:t>
        </w:r>
        <w:proofErr w:type="spellEnd"/>
        <w:r w:rsidRPr="00E17A95">
          <w:rPr>
            <w:rFonts w:ascii="Times New Roman" w:hAnsi="Times New Roman" w:cs="Times New Roman"/>
            <w:rPrChange w:id="1858" w:author="jake moses" w:date="2020-12-08T16:38:00Z">
              <w:rPr>
                <w:rFonts w:ascii="Courier New" w:hAnsi="Courier New" w:cs="Courier New"/>
              </w:rPr>
            </w:rPrChange>
          </w:rPr>
          <w:t>(</w:t>
        </w:r>
        <w:proofErr w:type="gramEnd"/>
        <w:r w:rsidRPr="00E17A95">
          <w:rPr>
            <w:rFonts w:ascii="Times New Roman" w:hAnsi="Times New Roman" w:cs="Times New Roman"/>
            <w:rPrChange w:id="1859" w:author="jake moses" w:date="2020-12-08T16:38:00Z">
              <w:rPr>
                <w:rFonts w:ascii="Courier New" w:hAnsi="Courier New" w:cs="Courier New"/>
              </w:rPr>
            </w:rPrChange>
          </w:rPr>
          <w:t>5000);</w:t>
        </w:r>
      </w:ins>
    </w:p>
    <w:p w14:paraId="2678C0C3" w14:textId="77777777" w:rsidR="003B7099" w:rsidRPr="00E17A95" w:rsidRDefault="003B7099" w:rsidP="003B7099">
      <w:pPr>
        <w:pStyle w:val="PlainText"/>
        <w:rPr>
          <w:ins w:id="1860" w:author="jake moses" w:date="2020-12-08T16:30:00Z"/>
          <w:rFonts w:ascii="Times New Roman" w:hAnsi="Times New Roman" w:cs="Times New Roman"/>
          <w:rPrChange w:id="1861" w:author="jake moses" w:date="2020-12-08T16:38:00Z">
            <w:rPr>
              <w:ins w:id="1862" w:author="jake moses" w:date="2020-12-08T16:30:00Z"/>
              <w:rFonts w:ascii="Courier New" w:hAnsi="Courier New" w:cs="Courier New"/>
            </w:rPr>
          </w:rPrChange>
        </w:rPr>
        <w:pPrChange w:id="1863" w:author="jake moses" w:date="2020-12-08T16:31:00Z">
          <w:pPr>
            <w:pStyle w:val="PlainText"/>
          </w:pPr>
        </w:pPrChange>
      </w:pPr>
      <w:ins w:id="1864" w:author="jake moses" w:date="2020-12-08T16:30:00Z">
        <w:r w:rsidRPr="00E17A95">
          <w:rPr>
            <w:rFonts w:ascii="Times New Roman" w:hAnsi="Times New Roman" w:cs="Times New Roman"/>
            <w:rPrChange w:id="1865" w:author="jake moses" w:date="2020-12-08T16:38:00Z">
              <w:rPr>
                <w:rFonts w:ascii="Courier New" w:hAnsi="Courier New" w:cs="Courier New"/>
              </w:rPr>
            </w:rPrChange>
          </w:rPr>
          <w:t xml:space="preserve">        ENABLE_</w:t>
        </w:r>
        <w:proofErr w:type="gramStart"/>
        <w:r w:rsidRPr="00E17A95">
          <w:rPr>
            <w:rFonts w:ascii="Times New Roman" w:hAnsi="Times New Roman" w:cs="Times New Roman"/>
            <w:rPrChange w:id="1866" w:author="jake moses" w:date="2020-12-08T16:38:00Z">
              <w:rPr>
                <w:rFonts w:ascii="Courier New" w:hAnsi="Courier New" w:cs="Courier New"/>
              </w:rPr>
            </w:rPrChange>
          </w:rPr>
          <w:t>STEP;</w:t>
        </w:r>
        <w:proofErr w:type="gramEnd"/>
      </w:ins>
    </w:p>
    <w:p w14:paraId="0187C13A" w14:textId="77777777" w:rsidR="003B7099" w:rsidRPr="00E17A95" w:rsidRDefault="003B7099" w:rsidP="003B7099">
      <w:pPr>
        <w:pStyle w:val="PlainText"/>
        <w:rPr>
          <w:ins w:id="1867" w:author="jake moses" w:date="2020-12-08T16:30:00Z"/>
          <w:rFonts w:ascii="Times New Roman" w:hAnsi="Times New Roman" w:cs="Times New Roman"/>
          <w:rPrChange w:id="1868" w:author="jake moses" w:date="2020-12-08T16:38:00Z">
            <w:rPr>
              <w:ins w:id="1869" w:author="jake moses" w:date="2020-12-08T16:30:00Z"/>
              <w:rFonts w:ascii="Courier New" w:hAnsi="Courier New" w:cs="Courier New"/>
            </w:rPr>
          </w:rPrChange>
        </w:rPr>
        <w:pPrChange w:id="1870" w:author="jake moses" w:date="2020-12-08T16:31:00Z">
          <w:pPr>
            <w:pStyle w:val="PlainText"/>
          </w:pPr>
        </w:pPrChange>
      </w:pPr>
      <w:ins w:id="1871" w:author="jake moses" w:date="2020-12-08T16:30:00Z">
        <w:r w:rsidRPr="00E17A95">
          <w:rPr>
            <w:rFonts w:ascii="Times New Roman" w:hAnsi="Times New Roman" w:cs="Times New Roman"/>
            <w:rPrChange w:id="1872" w:author="jake moses" w:date="2020-12-08T16:38:00Z">
              <w:rPr>
                <w:rFonts w:ascii="Courier New" w:hAnsi="Courier New" w:cs="Courier New"/>
              </w:rPr>
            </w:rPrChange>
          </w:rPr>
          <w:t xml:space="preserve">        _</w:t>
        </w:r>
        <w:proofErr w:type="spellStart"/>
        <w:r w:rsidRPr="00E17A95">
          <w:rPr>
            <w:rFonts w:ascii="Times New Roman" w:hAnsi="Times New Roman" w:cs="Times New Roman"/>
            <w:rPrChange w:id="1873" w:author="jake moses" w:date="2020-12-08T16:38:00Z">
              <w:rPr>
                <w:rFonts w:ascii="Courier New" w:hAnsi="Courier New" w:cs="Courier New"/>
              </w:rPr>
            </w:rPrChange>
          </w:rPr>
          <w:t>delay_</w:t>
        </w:r>
        <w:proofErr w:type="gramStart"/>
        <w:r w:rsidRPr="00E17A95">
          <w:rPr>
            <w:rFonts w:ascii="Times New Roman" w:hAnsi="Times New Roman" w:cs="Times New Roman"/>
            <w:rPrChange w:id="1874" w:author="jake moses" w:date="2020-12-08T16:38:00Z">
              <w:rPr>
                <w:rFonts w:ascii="Courier New" w:hAnsi="Courier New" w:cs="Courier New"/>
              </w:rPr>
            </w:rPrChange>
          </w:rPr>
          <w:t>cycles</w:t>
        </w:r>
        <w:proofErr w:type="spellEnd"/>
        <w:r w:rsidRPr="00E17A95">
          <w:rPr>
            <w:rFonts w:ascii="Times New Roman" w:hAnsi="Times New Roman" w:cs="Times New Roman"/>
            <w:rPrChange w:id="1875" w:author="jake moses" w:date="2020-12-08T16:38:00Z">
              <w:rPr>
                <w:rFonts w:ascii="Courier New" w:hAnsi="Courier New" w:cs="Courier New"/>
              </w:rPr>
            </w:rPrChange>
          </w:rPr>
          <w:t>(</w:t>
        </w:r>
        <w:proofErr w:type="gramEnd"/>
        <w:r w:rsidRPr="00E17A95">
          <w:rPr>
            <w:rFonts w:ascii="Times New Roman" w:hAnsi="Times New Roman" w:cs="Times New Roman"/>
            <w:rPrChange w:id="1876" w:author="jake moses" w:date="2020-12-08T16:38:00Z">
              <w:rPr>
                <w:rFonts w:ascii="Courier New" w:hAnsi="Courier New" w:cs="Courier New"/>
              </w:rPr>
            </w:rPrChange>
          </w:rPr>
          <w:t>5000);</w:t>
        </w:r>
      </w:ins>
    </w:p>
    <w:p w14:paraId="500C6D04" w14:textId="77777777" w:rsidR="003B7099" w:rsidRPr="00E17A95" w:rsidRDefault="003B7099" w:rsidP="003B7099">
      <w:pPr>
        <w:pStyle w:val="PlainText"/>
        <w:rPr>
          <w:ins w:id="1877" w:author="jake moses" w:date="2020-12-08T16:30:00Z"/>
          <w:rFonts w:ascii="Times New Roman" w:hAnsi="Times New Roman" w:cs="Times New Roman"/>
          <w:rPrChange w:id="1878" w:author="jake moses" w:date="2020-12-08T16:38:00Z">
            <w:rPr>
              <w:ins w:id="1879" w:author="jake moses" w:date="2020-12-08T16:30:00Z"/>
              <w:rFonts w:ascii="Courier New" w:hAnsi="Courier New" w:cs="Courier New"/>
            </w:rPr>
          </w:rPrChange>
        </w:rPr>
        <w:pPrChange w:id="1880" w:author="jake moses" w:date="2020-12-08T16:31:00Z">
          <w:pPr>
            <w:pStyle w:val="PlainText"/>
          </w:pPr>
        </w:pPrChange>
      </w:pPr>
      <w:ins w:id="1881" w:author="jake moses" w:date="2020-12-08T16:30:00Z">
        <w:r w:rsidRPr="00E17A95">
          <w:rPr>
            <w:rFonts w:ascii="Times New Roman" w:hAnsi="Times New Roman" w:cs="Times New Roman"/>
            <w:rPrChange w:id="1882" w:author="jake moses" w:date="2020-12-08T16:38:00Z">
              <w:rPr>
                <w:rFonts w:ascii="Courier New" w:hAnsi="Courier New" w:cs="Courier New"/>
              </w:rPr>
            </w:rPrChange>
          </w:rPr>
          <w:t xml:space="preserve">    }</w:t>
        </w:r>
      </w:ins>
    </w:p>
    <w:p w14:paraId="07BF0CF9" w14:textId="77777777" w:rsidR="003B7099" w:rsidRPr="00E17A95" w:rsidRDefault="003B7099" w:rsidP="003B7099">
      <w:pPr>
        <w:pStyle w:val="PlainText"/>
        <w:rPr>
          <w:ins w:id="1883" w:author="jake moses" w:date="2020-12-08T16:30:00Z"/>
          <w:rFonts w:ascii="Times New Roman" w:hAnsi="Times New Roman" w:cs="Times New Roman"/>
          <w:rPrChange w:id="1884" w:author="jake moses" w:date="2020-12-08T16:38:00Z">
            <w:rPr>
              <w:ins w:id="1885" w:author="jake moses" w:date="2020-12-08T16:30:00Z"/>
              <w:rFonts w:ascii="Courier New" w:hAnsi="Courier New" w:cs="Courier New"/>
            </w:rPr>
          </w:rPrChange>
        </w:rPr>
        <w:pPrChange w:id="1886" w:author="jake moses" w:date="2020-12-08T16:31:00Z">
          <w:pPr>
            <w:pStyle w:val="PlainText"/>
          </w:pPr>
        </w:pPrChange>
      </w:pPr>
      <w:ins w:id="1887" w:author="jake moses" w:date="2020-12-08T16:30:00Z">
        <w:r w:rsidRPr="00E17A95">
          <w:rPr>
            <w:rFonts w:ascii="Times New Roman" w:hAnsi="Times New Roman" w:cs="Times New Roman"/>
            <w:rPrChange w:id="1888" w:author="jake moses" w:date="2020-12-08T16:38:00Z">
              <w:rPr>
                <w:rFonts w:ascii="Courier New" w:hAnsi="Courier New" w:cs="Courier New"/>
              </w:rPr>
            </w:rPrChange>
          </w:rPr>
          <w:t xml:space="preserve">    DISABLE_</w:t>
        </w:r>
        <w:proofErr w:type="gramStart"/>
        <w:r w:rsidRPr="00E17A95">
          <w:rPr>
            <w:rFonts w:ascii="Times New Roman" w:hAnsi="Times New Roman" w:cs="Times New Roman"/>
            <w:rPrChange w:id="1889" w:author="jake moses" w:date="2020-12-08T16:38:00Z">
              <w:rPr>
                <w:rFonts w:ascii="Courier New" w:hAnsi="Courier New" w:cs="Courier New"/>
              </w:rPr>
            </w:rPrChange>
          </w:rPr>
          <w:t>STEP;</w:t>
        </w:r>
        <w:proofErr w:type="gramEnd"/>
      </w:ins>
    </w:p>
    <w:p w14:paraId="47615538" w14:textId="77777777" w:rsidR="003B7099" w:rsidRPr="00E17A95" w:rsidRDefault="003B7099" w:rsidP="003B7099">
      <w:pPr>
        <w:pStyle w:val="PlainText"/>
        <w:rPr>
          <w:ins w:id="1890" w:author="jake moses" w:date="2020-12-08T16:30:00Z"/>
          <w:rFonts w:ascii="Times New Roman" w:hAnsi="Times New Roman" w:cs="Times New Roman"/>
          <w:rPrChange w:id="1891" w:author="jake moses" w:date="2020-12-08T16:38:00Z">
            <w:rPr>
              <w:ins w:id="1892" w:author="jake moses" w:date="2020-12-08T16:30:00Z"/>
              <w:rFonts w:ascii="Courier New" w:hAnsi="Courier New" w:cs="Courier New"/>
            </w:rPr>
          </w:rPrChange>
        </w:rPr>
        <w:pPrChange w:id="1893" w:author="jake moses" w:date="2020-12-08T16:31:00Z">
          <w:pPr>
            <w:pStyle w:val="PlainText"/>
          </w:pPr>
        </w:pPrChange>
      </w:pPr>
      <w:ins w:id="1894" w:author="jake moses" w:date="2020-12-08T16:30:00Z">
        <w:r w:rsidRPr="00E17A95">
          <w:rPr>
            <w:rFonts w:ascii="Times New Roman" w:hAnsi="Times New Roman" w:cs="Times New Roman"/>
            <w:rPrChange w:id="1895" w:author="jake moses" w:date="2020-12-08T16:38:00Z">
              <w:rPr>
                <w:rFonts w:ascii="Courier New" w:hAnsi="Courier New" w:cs="Courier New"/>
              </w:rPr>
            </w:rPrChange>
          </w:rPr>
          <w:lastRenderedPageBreak/>
          <w:t xml:space="preserve">    HIGH_</w:t>
        </w:r>
        <w:proofErr w:type="gramStart"/>
        <w:r w:rsidRPr="00E17A95">
          <w:rPr>
            <w:rFonts w:ascii="Times New Roman" w:hAnsi="Times New Roman" w:cs="Times New Roman"/>
            <w:rPrChange w:id="1896" w:author="jake moses" w:date="2020-12-08T16:38:00Z">
              <w:rPr>
                <w:rFonts w:ascii="Courier New" w:hAnsi="Courier New" w:cs="Courier New"/>
              </w:rPr>
            </w:rPrChange>
          </w:rPr>
          <w:t>NENBL;</w:t>
        </w:r>
        <w:proofErr w:type="gramEnd"/>
      </w:ins>
    </w:p>
    <w:p w14:paraId="7C0F17FC" w14:textId="77777777" w:rsidR="003B7099" w:rsidRPr="00E17A95" w:rsidRDefault="003B7099" w:rsidP="003B7099">
      <w:pPr>
        <w:pStyle w:val="PlainText"/>
        <w:rPr>
          <w:ins w:id="1897" w:author="jake moses" w:date="2020-12-08T16:30:00Z"/>
          <w:rFonts w:ascii="Times New Roman" w:hAnsi="Times New Roman" w:cs="Times New Roman"/>
          <w:rPrChange w:id="1898" w:author="jake moses" w:date="2020-12-08T16:38:00Z">
            <w:rPr>
              <w:ins w:id="1899" w:author="jake moses" w:date="2020-12-08T16:30:00Z"/>
              <w:rFonts w:ascii="Courier New" w:hAnsi="Courier New" w:cs="Courier New"/>
            </w:rPr>
          </w:rPrChange>
        </w:rPr>
        <w:pPrChange w:id="1900" w:author="jake moses" w:date="2020-12-08T16:31:00Z">
          <w:pPr>
            <w:pStyle w:val="PlainText"/>
          </w:pPr>
        </w:pPrChange>
      </w:pPr>
      <w:ins w:id="1901" w:author="jake moses" w:date="2020-12-08T16:30:00Z">
        <w:r w:rsidRPr="00E17A95">
          <w:rPr>
            <w:rFonts w:ascii="Times New Roman" w:hAnsi="Times New Roman" w:cs="Times New Roman"/>
            <w:rPrChange w:id="1902"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903" w:author="jake moses" w:date="2020-12-08T16:38:00Z">
              <w:rPr>
                <w:rFonts w:ascii="Courier New" w:hAnsi="Courier New" w:cs="Courier New"/>
              </w:rPr>
            </w:rPrChange>
          </w:rPr>
          <w:t>startTurning</w:t>
        </w:r>
        <w:proofErr w:type="spellEnd"/>
        <w:r w:rsidRPr="00E17A95">
          <w:rPr>
            <w:rFonts w:ascii="Times New Roman" w:hAnsi="Times New Roman" w:cs="Times New Roman"/>
            <w:rPrChange w:id="1904" w:author="jake moses" w:date="2020-12-08T16:38:00Z">
              <w:rPr>
                <w:rFonts w:ascii="Courier New" w:hAnsi="Courier New" w:cs="Courier New"/>
              </w:rPr>
            </w:rPrChange>
          </w:rPr>
          <w:t xml:space="preserve"> = </w:t>
        </w:r>
        <w:proofErr w:type="gramStart"/>
        <w:r w:rsidRPr="00E17A95">
          <w:rPr>
            <w:rFonts w:ascii="Times New Roman" w:hAnsi="Times New Roman" w:cs="Times New Roman"/>
            <w:rPrChange w:id="1905" w:author="jake moses" w:date="2020-12-08T16:38:00Z">
              <w:rPr>
                <w:rFonts w:ascii="Courier New" w:hAnsi="Courier New" w:cs="Courier New"/>
              </w:rPr>
            </w:rPrChange>
          </w:rPr>
          <w:t>false;</w:t>
        </w:r>
        <w:proofErr w:type="gramEnd"/>
      </w:ins>
    </w:p>
    <w:p w14:paraId="6A182C29" w14:textId="77777777" w:rsidR="003B7099" w:rsidRPr="00E17A95" w:rsidRDefault="003B7099" w:rsidP="003B7099">
      <w:pPr>
        <w:pStyle w:val="PlainText"/>
        <w:rPr>
          <w:ins w:id="1906" w:author="jake moses" w:date="2020-12-08T16:30:00Z"/>
          <w:rFonts w:ascii="Times New Roman" w:hAnsi="Times New Roman" w:cs="Times New Roman"/>
          <w:rPrChange w:id="1907" w:author="jake moses" w:date="2020-12-08T16:38:00Z">
            <w:rPr>
              <w:ins w:id="1908" w:author="jake moses" w:date="2020-12-08T16:30:00Z"/>
              <w:rFonts w:ascii="Courier New" w:hAnsi="Courier New" w:cs="Courier New"/>
            </w:rPr>
          </w:rPrChange>
        </w:rPr>
        <w:pPrChange w:id="1909" w:author="jake moses" w:date="2020-12-08T16:31:00Z">
          <w:pPr>
            <w:pStyle w:val="PlainText"/>
          </w:pPr>
        </w:pPrChange>
      </w:pPr>
    </w:p>
    <w:p w14:paraId="3C63066C" w14:textId="77777777" w:rsidR="003B7099" w:rsidRPr="00E17A95" w:rsidRDefault="003B7099" w:rsidP="003B7099">
      <w:pPr>
        <w:pStyle w:val="PlainText"/>
        <w:rPr>
          <w:ins w:id="1910" w:author="jake moses" w:date="2020-12-08T16:30:00Z"/>
          <w:rFonts w:ascii="Times New Roman" w:hAnsi="Times New Roman" w:cs="Times New Roman"/>
          <w:rPrChange w:id="1911" w:author="jake moses" w:date="2020-12-08T16:38:00Z">
            <w:rPr>
              <w:ins w:id="1912" w:author="jake moses" w:date="2020-12-08T16:30:00Z"/>
              <w:rFonts w:ascii="Courier New" w:hAnsi="Courier New" w:cs="Courier New"/>
            </w:rPr>
          </w:rPrChange>
        </w:rPr>
        <w:pPrChange w:id="1913" w:author="jake moses" w:date="2020-12-08T16:31:00Z">
          <w:pPr>
            <w:pStyle w:val="PlainText"/>
          </w:pPr>
        </w:pPrChange>
      </w:pPr>
      <w:ins w:id="1914" w:author="jake moses" w:date="2020-12-08T16:30:00Z">
        <w:r w:rsidRPr="00E17A95">
          <w:rPr>
            <w:rFonts w:ascii="Times New Roman" w:hAnsi="Times New Roman" w:cs="Times New Roman"/>
            <w:rPrChange w:id="1915" w:author="jake moses" w:date="2020-12-08T16:38:00Z">
              <w:rPr>
                <w:rFonts w:ascii="Courier New" w:hAnsi="Courier New" w:cs="Courier New"/>
              </w:rPr>
            </w:rPrChange>
          </w:rPr>
          <w:t>//    //Motor set up</w:t>
        </w:r>
      </w:ins>
    </w:p>
    <w:p w14:paraId="3DFA3BCB" w14:textId="77777777" w:rsidR="003B7099" w:rsidRPr="00E17A95" w:rsidRDefault="003B7099" w:rsidP="003B7099">
      <w:pPr>
        <w:pStyle w:val="PlainText"/>
        <w:rPr>
          <w:ins w:id="1916" w:author="jake moses" w:date="2020-12-08T16:30:00Z"/>
          <w:rFonts w:ascii="Times New Roman" w:hAnsi="Times New Roman" w:cs="Times New Roman"/>
          <w:rPrChange w:id="1917" w:author="jake moses" w:date="2020-12-08T16:38:00Z">
            <w:rPr>
              <w:ins w:id="1918" w:author="jake moses" w:date="2020-12-08T16:30:00Z"/>
              <w:rFonts w:ascii="Courier New" w:hAnsi="Courier New" w:cs="Courier New"/>
            </w:rPr>
          </w:rPrChange>
        </w:rPr>
        <w:pPrChange w:id="1919" w:author="jake moses" w:date="2020-12-08T16:31:00Z">
          <w:pPr>
            <w:pStyle w:val="PlainText"/>
          </w:pPr>
        </w:pPrChange>
      </w:pPr>
      <w:ins w:id="1920" w:author="jake moses" w:date="2020-12-08T16:30:00Z">
        <w:r w:rsidRPr="00E17A95">
          <w:rPr>
            <w:rFonts w:ascii="Times New Roman" w:hAnsi="Times New Roman" w:cs="Times New Roman"/>
            <w:rPrChange w:id="1921" w:author="jake moses" w:date="2020-12-08T16:38:00Z">
              <w:rPr>
                <w:rFonts w:ascii="Courier New" w:hAnsi="Courier New" w:cs="Courier New"/>
              </w:rPr>
            </w:rPrChange>
          </w:rPr>
          <w:t>//    TB0CTL |= MC_0; // stops timer b</w:t>
        </w:r>
      </w:ins>
    </w:p>
    <w:p w14:paraId="43D4BD6D" w14:textId="77777777" w:rsidR="003B7099" w:rsidRPr="00E17A95" w:rsidRDefault="003B7099" w:rsidP="003B7099">
      <w:pPr>
        <w:pStyle w:val="PlainText"/>
        <w:rPr>
          <w:ins w:id="1922" w:author="jake moses" w:date="2020-12-08T16:30:00Z"/>
          <w:rFonts w:ascii="Times New Roman" w:hAnsi="Times New Roman" w:cs="Times New Roman"/>
          <w:rPrChange w:id="1923" w:author="jake moses" w:date="2020-12-08T16:38:00Z">
            <w:rPr>
              <w:ins w:id="1924" w:author="jake moses" w:date="2020-12-08T16:30:00Z"/>
              <w:rFonts w:ascii="Courier New" w:hAnsi="Courier New" w:cs="Courier New"/>
            </w:rPr>
          </w:rPrChange>
        </w:rPr>
        <w:pPrChange w:id="1925" w:author="jake moses" w:date="2020-12-08T16:31:00Z">
          <w:pPr>
            <w:pStyle w:val="PlainText"/>
          </w:pPr>
        </w:pPrChange>
      </w:pPr>
      <w:ins w:id="1926" w:author="jake moses" w:date="2020-12-08T16:30:00Z">
        <w:r w:rsidRPr="00E17A95">
          <w:rPr>
            <w:rFonts w:ascii="Times New Roman" w:hAnsi="Times New Roman" w:cs="Times New Roman"/>
            <w:rPrChange w:id="1927" w:author="jake moses" w:date="2020-12-08T16:38:00Z">
              <w:rPr>
                <w:rFonts w:ascii="Courier New" w:hAnsi="Courier New" w:cs="Courier New"/>
              </w:rPr>
            </w:rPrChange>
          </w:rPr>
          <w:t>//    TB0R &amp;= 0; // Resets Timer B count to 0</w:t>
        </w:r>
      </w:ins>
    </w:p>
    <w:p w14:paraId="5373E0E7" w14:textId="77777777" w:rsidR="003B7099" w:rsidRPr="00E17A95" w:rsidRDefault="003B7099" w:rsidP="003B7099">
      <w:pPr>
        <w:pStyle w:val="PlainText"/>
        <w:rPr>
          <w:ins w:id="1928" w:author="jake moses" w:date="2020-12-08T16:30:00Z"/>
          <w:rFonts w:ascii="Times New Roman" w:hAnsi="Times New Roman" w:cs="Times New Roman"/>
          <w:rPrChange w:id="1929" w:author="jake moses" w:date="2020-12-08T16:38:00Z">
            <w:rPr>
              <w:ins w:id="1930" w:author="jake moses" w:date="2020-12-08T16:30:00Z"/>
              <w:rFonts w:ascii="Courier New" w:hAnsi="Courier New" w:cs="Courier New"/>
            </w:rPr>
          </w:rPrChange>
        </w:rPr>
        <w:pPrChange w:id="1931" w:author="jake moses" w:date="2020-12-08T16:31:00Z">
          <w:pPr>
            <w:pStyle w:val="PlainText"/>
          </w:pPr>
        </w:pPrChange>
      </w:pPr>
      <w:ins w:id="1932" w:author="jake moses" w:date="2020-12-08T16:30:00Z">
        <w:r w:rsidRPr="00E17A95">
          <w:rPr>
            <w:rFonts w:ascii="Times New Roman" w:hAnsi="Times New Roman" w:cs="Times New Roman"/>
            <w:rPrChange w:id="1933" w:author="jake moses" w:date="2020-12-08T16:38:00Z">
              <w:rPr>
                <w:rFonts w:ascii="Courier New" w:hAnsi="Courier New" w:cs="Courier New"/>
              </w:rPr>
            </w:rPrChange>
          </w:rPr>
          <w:t xml:space="preserve">    </w:t>
        </w:r>
        <w:proofErr w:type="gramStart"/>
        <w:r w:rsidRPr="00E17A95">
          <w:rPr>
            <w:rFonts w:ascii="Times New Roman" w:hAnsi="Times New Roman" w:cs="Times New Roman"/>
            <w:rPrChange w:id="1934" w:author="jake moses" w:date="2020-12-08T16:38:00Z">
              <w:rPr>
                <w:rFonts w:ascii="Courier New" w:hAnsi="Courier New" w:cs="Courier New"/>
              </w:rPr>
            </w:rPrChange>
          </w:rPr>
          <w:t>return;</w:t>
        </w:r>
        <w:proofErr w:type="gramEnd"/>
      </w:ins>
    </w:p>
    <w:p w14:paraId="1F87E3BF" w14:textId="77777777" w:rsidR="003B7099" w:rsidRPr="00E17A95" w:rsidRDefault="003B7099" w:rsidP="003B7099">
      <w:pPr>
        <w:pStyle w:val="PlainText"/>
        <w:rPr>
          <w:ins w:id="1935" w:author="jake moses" w:date="2020-12-08T16:30:00Z"/>
          <w:rFonts w:ascii="Times New Roman" w:hAnsi="Times New Roman" w:cs="Times New Roman"/>
          <w:rPrChange w:id="1936" w:author="jake moses" w:date="2020-12-08T16:38:00Z">
            <w:rPr>
              <w:ins w:id="1937" w:author="jake moses" w:date="2020-12-08T16:30:00Z"/>
              <w:rFonts w:ascii="Courier New" w:hAnsi="Courier New" w:cs="Courier New"/>
            </w:rPr>
          </w:rPrChange>
        </w:rPr>
        <w:pPrChange w:id="1938" w:author="jake moses" w:date="2020-12-08T16:31:00Z">
          <w:pPr>
            <w:pStyle w:val="PlainText"/>
          </w:pPr>
        </w:pPrChange>
      </w:pPr>
      <w:ins w:id="1939" w:author="jake moses" w:date="2020-12-08T16:30:00Z">
        <w:r w:rsidRPr="00E17A95">
          <w:rPr>
            <w:rFonts w:ascii="Times New Roman" w:hAnsi="Times New Roman" w:cs="Times New Roman"/>
            <w:rPrChange w:id="1940" w:author="jake moses" w:date="2020-12-08T16:38:00Z">
              <w:rPr>
                <w:rFonts w:ascii="Courier New" w:hAnsi="Courier New" w:cs="Courier New"/>
              </w:rPr>
            </w:rPrChange>
          </w:rPr>
          <w:t>}</w:t>
        </w:r>
      </w:ins>
    </w:p>
    <w:p w14:paraId="3B38EA75" w14:textId="77777777" w:rsidR="003B7099" w:rsidRPr="00E17A95" w:rsidRDefault="003B7099" w:rsidP="003B7099">
      <w:pPr>
        <w:pStyle w:val="PlainText"/>
        <w:rPr>
          <w:ins w:id="1941" w:author="jake moses" w:date="2020-12-08T16:30:00Z"/>
          <w:rFonts w:ascii="Times New Roman" w:hAnsi="Times New Roman" w:cs="Times New Roman"/>
          <w:rPrChange w:id="1942" w:author="jake moses" w:date="2020-12-08T16:38:00Z">
            <w:rPr>
              <w:ins w:id="1943" w:author="jake moses" w:date="2020-12-08T16:30:00Z"/>
              <w:rFonts w:ascii="Courier New" w:hAnsi="Courier New" w:cs="Courier New"/>
            </w:rPr>
          </w:rPrChange>
        </w:rPr>
        <w:pPrChange w:id="1944" w:author="jake moses" w:date="2020-12-08T16:31:00Z">
          <w:pPr>
            <w:pStyle w:val="PlainText"/>
          </w:pPr>
        </w:pPrChange>
      </w:pPr>
    </w:p>
    <w:p w14:paraId="11875CB4" w14:textId="77777777" w:rsidR="003B7099" w:rsidRPr="00E17A95" w:rsidRDefault="003B7099" w:rsidP="003B7099">
      <w:pPr>
        <w:pStyle w:val="PlainText"/>
        <w:rPr>
          <w:ins w:id="1945" w:author="jake moses" w:date="2020-12-08T16:30:00Z"/>
          <w:rFonts w:ascii="Times New Roman" w:hAnsi="Times New Roman" w:cs="Times New Roman"/>
          <w:rPrChange w:id="1946" w:author="jake moses" w:date="2020-12-08T16:38:00Z">
            <w:rPr>
              <w:ins w:id="1947" w:author="jake moses" w:date="2020-12-08T16:30:00Z"/>
              <w:rFonts w:ascii="Courier New" w:hAnsi="Courier New" w:cs="Courier New"/>
            </w:rPr>
          </w:rPrChange>
        </w:rPr>
        <w:pPrChange w:id="1948" w:author="jake moses" w:date="2020-12-08T16:31:00Z">
          <w:pPr>
            <w:pStyle w:val="PlainText"/>
          </w:pPr>
        </w:pPrChange>
      </w:pPr>
      <w:ins w:id="1949" w:author="jake moses" w:date="2020-12-08T16:30:00Z">
        <w:r w:rsidRPr="00E17A95">
          <w:rPr>
            <w:rFonts w:ascii="Times New Roman" w:hAnsi="Times New Roman" w:cs="Times New Roman"/>
            <w:rPrChange w:id="1950" w:author="jake moses" w:date="2020-12-08T16:38:00Z">
              <w:rPr>
                <w:rFonts w:ascii="Courier New" w:hAnsi="Courier New" w:cs="Courier New"/>
              </w:rPr>
            </w:rPrChange>
          </w:rPr>
          <w:t>// For UART interrupt (communication with Bluetooth)</w:t>
        </w:r>
      </w:ins>
    </w:p>
    <w:p w14:paraId="10FC22D6" w14:textId="77777777" w:rsidR="003B7099" w:rsidRPr="00E17A95" w:rsidRDefault="003B7099" w:rsidP="003B7099">
      <w:pPr>
        <w:pStyle w:val="PlainText"/>
        <w:rPr>
          <w:ins w:id="1951" w:author="jake moses" w:date="2020-12-08T16:30:00Z"/>
          <w:rFonts w:ascii="Times New Roman" w:hAnsi="Times New Roman" w:cs="Times New Roman"/>
          <w:rPrChange w:id="1952" w:author="jake moses" w:date="2020-12-08T16:38:00Z">
            <w:rPr>
              <w:ins w:id="1953" w:author="jake moses" w:date="2020-12-08T16:30:00Z"/>
              <w:rFonts w:ascii="Courier New" w:hAnsi="Courier New" w:cs="Courier New"/>
            </w:rPr>
          </w:rPrChange>
        </w:rPr>
        <w:pPrChange w:id="1954" w:author="jake moses" w:date="2020-12-08T16:31:00Z">
          <w:pPr>
            <w:pStyle w:val="PlainText"/>
          </w:pPr>
        </w:pPrChange>
      </w:pPr>
      <w:ins w:id="1955" w:author="jake moses" w:date="2020-12-08T16:30:00Z">
        <w:r w:rsidRPr="00E17A95">
          <w:rPr>
            <w:rFonts w:ascii="Times New Roman" w:hAnsi="Times New Roman" w:cs="Times New Roman"/>
            <w:rPrChange w:id="1956" w:author="jake moses" w:date="2020-12-08T16:38:00Z">
              <w:rPr>
                <w:rFonts w:ascii="Courier New" w:hAnsi="Courier New" w:cs="Courier New"/>
              </w:rPr>
            </w:rPrChange>
          </w:rPr>
          <w:t>#pragma vector = USCI_A0_VECTOR</w:t>
        </w:r>
      </w:ins>
    </w:p>
    <w:p w14:paraId="33D11D1F" w14:textId="77777777" w:rsidR="003B7099" w:rsidRPr="00E17A95" w:rsidRDefault="003B7099" w:rsidP="003B7099">
      <w:pPr>
        <w:pStyle w:val="PlainText"/>
        <w:rPr>
          <w:ins w:id="1957" w:author="jake moses" w:date="2020-12-08T16:30:00Z"/>
          <w:rFonts w:ascii="Times New Roman" w:hAnsi="Times New Roman" w:cs="Times New Roman"/>
          <w:rPrChange w:id="1958" w:author="jake moses" w:date="2020-12-08T16:38:00Z">
            <w:rPr>
              <w:ins w:id="1959" w:author="jake moses" w:date="2020-12-08T16:30:00Z"/>
              <w:rFonts w:ascii="Courier New" w:hAnsi="Courier New" w:cs="Courier New"/>
            </w:rPr>
          </w:rPrChange>
        </w:rPr>
        <w:pPrChange w:id="1960" w:author="jake moses" w:date="2020-12-08T16:31:00Z">
          <w:pPr>
            <w:pStyle w:val="PlainText"/>
          </w:pPr>
        </w:pPrChange>
      </w:pPr>
      <w:ins w:id="1961" w:author="jake moses" w:date="2020-12-08T16:30:00Z">
        <w:r w:rsidRPr="00E17A95">
          <w:rPr>
            <w:rFonts w:ascii="Times New Roman" w:hAnsi="Times New Roman" w:cs="Times New Roman"/>
            <w:rPrChange w:id="1962" w:author="jake moses" w:date="2020-12-08T16:38:00Z">
              <w:rPr>
                <w:rFonts w:ascii="Courier New" w:hAnsi="Courier New" w:cs="Courier New"/>
              </w:rPr>
            </w:rPrChange>
          </w:rPr>
          <w:t>__interrupt</w:t>
        </w:r>
      </w:ins>
    </w:p>
    <w:p w14:paraId="7856FCA2" w14:textId="77777777" w:rsidR="003B7099" w:rsidRPr="00E17A95" w:rsidRDefault="003B7099" w:rsidP="003B7099">
      <w:pPr>
        <w:pStyle w:val="PlainText"/>
        <w:rPr>
          <w:ins w:id="1963" w:author="jake moses" w:date="2020-12-08T16:30:00Z"/>
          <w:rFonts w:ascii="Times New Roman" w:hAnsi="Times New Roman" w:cs="Times New Roman"/>
          <w:rPrChange w:id="1964" w:author="jake moses" w:date="2020-12-08T16:38:00Z">
            <w:rPr>
              <w:ins w:id="1965" w:author="jake moses" w:date="2020-12-08T16:30:00Z"/>
              <w:rFonts w:ascii="Courier New" w:hAnsi="Courier New" w:cs="Courier New"/>
            </w:rPr>
          </w:rPrChange>
        </w:rPr>
        <w:pPrChange w:id="1966" w:author="jake moses" w:date="2020-12-08T16:31:00Z">
          <w:pPr>
            <w:pStyle w:val="PlainText"/>
          </w:pPr>
        </w:pPrChange>
      </w:pPr>
      <w:ins w:id="1967" w:author="jake moses" w:date="2020-12-08T16:30:00Z">
        <w:r w:rsidRPr="00E17A95">
          <w:rPr>
            <w:rFonts w:ascii="Times New Roman" w:hAnsi="Times New Roman" w:cs="Times New Roman"/>
            <w:rPrChange w:id="1968" w:author="jake moses" w:date="2020-12-08T16:38:00Z">
              <w:rPr>
                <w:rFonts w:ascii="Courier New" w:hAnsi="Courier New" w:cs="Courier New"/>
              </w:rPr>
            </w:rPrChange>
          </w:rPr>
          <w:t>void USCIAB0RX_</w:t>
        </w:r>
        <w:proofErr w:type="gramStart"/>
        <w:r w:rsidRPr="00E17A95">
          <w:rPr>
            <w:rFonts w:ascii="Times New Roman" w:hAnsi="Times New Roman" w:cs="Times New Roman"/>
            <w:rPrChange w:id="1969" w:author="jake moses" w:date="2020-12-08T16:38:00Z">
              <w:rPr>
                <w:rFonts w:ascii="Courier New" w:hAnsi="Courier New" w:cs="Courier New"/>
              </w:rPr>
            </w:rPrChange>
          </w:rPr>
          <w:t>ISR(</w:t>
        </w:r>
        <w:proofErr w:type="gramEnd"/>
        <w:r w:rsidRPr="00E17A95">
          <w:rPr>
            <w:rFonts w:ascii="Times New Roman" w:hAnsi="Times New Roman" w:cs="Times New Roman"/>
            <w:rPrChange w:id="1970" w:author="jake moses" w:date="2020-12-08T16:38:00Z">
              <w:rPr>
                <w:rFonts w:ascii="Courier New" w:hAnsi="Courier New" w:cs="Courier New"/>
              </w:rPr>
            </w:rPrChange>
          </w:rPr>
          <w:t>void)</w:t>
        </w:r>
      </w:ins>
    </w:p>
    <w:p w14:paraId="3C26D2E8" w14:textId="77777777" w:rsidR="003B7099" w:rsidRPr="00E17A95" w:rsidRDefault="003B7099" w:rsidP="003B7099">
      <w:pPr>
        <w:pStyle w:val="PlainText"/>
        <w:rPr>
          <w:ins w:id="1971" w:author="jake moses" w:date="2020-12-08T16:30:00Z"/>
          <w:rFonts w:ascii="Times New Roman" w:hAnsi="Times New Roman" w:cs="Times New Roman"/>
          <w:rPrChange w:id="1972" w:author="jake moses" w:date="2020-12-08T16:38:00Z">
            <w:rPr>
              <w:ins w:id="1973" w:author="jake moses" w:date="2020-12-08T16:30:00Z"/>
              <w:rFonts w:ascii="Courier New" w:hAnsi="Courier New" w:cs="Courier New"/>
            </w:rPr>
          </w:rPrChange>
        </w:rPr>
        <w:pPrChange w:id="1974" w:author="jake moses" w:date="2020-12-08T16:31:00Z">
          <w:pPr>
            <w:pStyle w:val="PlainText"/>
          </w:pPr>
        </w:pPrChange>
      </w:pPr>
      <w:ins w:id="1975" w:author="jake moses" w:date="2020-12-08T16:30:00Z">
        <w:r w:rsidRPr="00E17A95">
          <w:rPr>
            <w:rFonts w:ascii="Times New Roman" w:hAnsi="Times New Roman" w:cs="Times New Roman"/>
            <w:rPrChange w:id="1976" w:author="jake moses" w:date="2020-12-08T16:38:00Z">
              <w:rPr>
                <w:rFonts w:ascii="Courier New" w:hAnsi="Courier New" w:cs="Courier New"/>
              </w:rPr>
            </w:rPrChange>
          </w:rPr>
          <w:t>{</w:t>
        </w:r>
      </w:ins>
    </w:p>
    <w:p w14:paraId="3875D218" w14:textId="77777777" w:rsidR="003B7099" w:rsidRPr="00E17A95" w:rsidRDefault="003B7099" w:rsidP="003B7099">
      <w:pPr>
        <w:pStyle w:val="PlainText"/>
        <w:rPr>
          <w:ins w:id="1977" w:author="jake moses" w:date="2020-12-08T16:30:00Z"/>
          <w:rFonts w:ascii="Times New Roman" w:hAnsi="Times New Roman" w:cs="Times New Roman"/>
          <w:rPrChange w:id="1978" w:author="jake moses" w:date="2020-12-08T16:38:00Z">
            <w:rPr>
              <w:ins w:id="1979" w:author="jake moses" w:date="2020-12-08T16:30:00Z"/>
              <w:rFonts w:ascii="Courier New" w:hAnsi="Courier New" w:cs="Courier New"/>
            </w:rPr>
          </w:rPrChange>
        </w:rPr>
        <w:pPrChange w:id="1980" w:author="jake moses" w:date="2020-12-08T16:31:00Z">
          <w:pPr>
            <w:pStyle w:val="PlainText"/>
          </w:pPr>
        </w:pPrChange>
      </w:pPr>
      <w:ins w:id="1981" w:author="jake moses" w:date="2020-12-08T16:30:00Z">
        <w:r w:rsidRPr="00E17A95">
          <w:rPr>
            <w:rFonts w:ascii="Times New Roman" w:hAnsi="Times New Roman" w:cs="Times New Roman"/>
            <w:rPrChange w:id="1982"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1983"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984" w:author="jake moses" w:date="2020-12-08T16:38:00Z">
              <w:rPr>
                <w:rFonts w:ascii="Courier New" w:hAnsi="Courier New" w:cs="Courier New"/>
              </w:rPr>
            </w:rPrChange>
          </w:rPr>
          <w:t xml:space="preserve"> = </w:t>
        </w:r>
        <w:proofErr w:type="spellStart"/>
        <w:proofErr w:type="gramStart"/>
        <w:r w:rsidRPr="00E17A95">
          <w:rPr>
            <w:rFonts w:ascii="Times New Roman" w:hAnsi="Times New Roman" w:cs="Times New Roman"/>
            <w:rPrChange w:id="1985" w:author="jake moses" w:date="2020-12-08T16:38:00Z">
              <w:rPr>
                <w:rFonts w:ascii="Courier New" w:hAnsi="Courier New" w:cs="Courier New"/>
              </w:rPr>
            </w:rPrChange>
          </w:rPr>
          <w:t>UARTReceiveByte</w:t>
        </w:r>
        <w:proofErr w:type="spellEnd"/>
        <w:r w:rsidRPr="00E17A95">
          <w:rPr>
            <w:rFonts w:ascii="Times New Roman" w:hAnsi="Times New Roman" w:cs="Times New Roman"/>
            <w:rPrChange w:id="1986" w:author="jake moses" w:date="2020-12-08T16:38:00Z">
              <w:rPr>
                <w:rFonts w:ascii="Courier New" w:hAnsi="Courier New" w:cs="Courier New"/>
              </w:rPr>
            </w:rPrChange>
          </w:rPr>
          <w:t>(</w:t>
        </w:r>
        <w:proofErr w:type="gramEnd"/>
        <w:r w:rsidRPr="00E17A95">
          <w:rPr>
            <w:rFonts w:ascii="Times New Roman" w:hAnsi="Times New Roman" w:cs="Times New Roman"/>
            <w:rPrChange w:id="1987" w:author="jake moses" w:date="2020-12-08T16:38:00Z">
              <w:rPr>
                <w:rFonts w:ascii="Courier New" w:hAnsi="Courier New" w:cs="Courier New"/>
              </w:rPr>
            </w:rPrChange>
          </w:rPr>
          <w:t>);   // read user input</w:t>
        </w:r>
      </w:ins>
    </w:p>
    <w:p w14:paraId="1B09A4F5" w14:textId="77777777" w:rsidR="003B7099" w:rsidRPr="00E17A95" w:rsidRDefault="003B7099" w:rsidP="003B7099">
      <w:pPr>
        <w:pStyle w:val="PlainText"/>
        <w:rPr>
          <w:ins w:id="1988" w:author="jake moses" w:date="2020-12-08T16:30:00Z"/>
          <w:rFonts w:ascii="Times New Roman" w:hAnsi="Times New Roman" w:cs="Times New Roman"/>
          <w:rPrChange w:id="1989" w:author="jake moses" w:date="2020-12-08T16:38:00Z">
            <w:rPr>
              <w:ins w:id="1990" w:author="jake moses" w:date="2020-12-08T16:30:00Z"/>
              <w:rFonts w:ascii="Courier New" w:hAnsi="Courier New" w:cs="Courier New"/>
            </w:rPr>
          </w:rPrChange>
        </w:rPr>
        <w:pPrChange w:id="1991" w:author="jake moses" w:date="2020-12-08T16:31:00Z">
          <w:pPr>
            <w:pStyle w:val="PlainText"/>
          </w:pPr>
        </w:pPrChange>
      </w:pPr>
      <w:ins w:id="1992" w:author="jake moses" w:date="2020-12-08T16:30:00Z">
        <w:r w:rsidRPr="00E17A95">
          <w:rPr>
            <w:rFonts w:ascii="Times New Roman" w:hAnsi="Times New Roman" w:cs="Times New Roman"/>
            <w:rPrChange w:id="1993" w:author="jake moses" w:date="2020-12-08T16:38:00Z">
              <w:rPr>
                <w:rFonts w:ascii="Courier New" w:hAnsi="Courier New" w:cs="Courier New"/>
              </w:rPr>
            </w:rPrChange>
          </w:rPr>
          <w:t xml:space="preserve">    if (</w:t>
        </w:r>
        <w:proofErr w:type="spellStart"/>
        <w:r w:rsidRPr="00E17A95">
          <w:rPr>
            <w:rFonts w:ascii="Times New Roman" w:hAnsi="Times New Roman" w:cs="Times New Roman"/>
            <w:rPrChange w:id="1994" w:author="jake moses" w:date="2020-12-08T16:38:00Z">
              <w:rPr>
                <w:rFonts w:ascii="Courier New" w:hAnsi="Courier New" w:cs="Courier New"/>
              </w:rPr>
            </w:rPrChange>
          </w:rPr>
          <w:t>ReceivedValue</w:t>
        </w:r>
        <w:proofErr w:type="spellEnd"/>
        <w:r w:rsidRPr="00E17A95">
          <w:rPr>
            <w:rFonts w:ascii="Times New Roman" w:hAnsi="Times New Roman" w:cs="Times New Roman"/>
            <w:rPrChange w:id="1995" w:author="jake moses" w:date="2020-12-08T16:38:00Z">
              <w:rPr>
                <w:rFonts w:ascii="Courier New" w:hAnsi="Courier New" w:cs="Courier New"/>
              </w:rPr>
            </w:rPrChange>
          </w:rPr>
          <w:t xml:space="preserve"> == 'z</w:t>
        </w:r>
        <w:proofErr w:type="gramStart"/>
        <w:r w:rsidRPr="00E17A95">
          <w:rPr>
            <w:rFonts w:ascii="Times New Roman" w:hAnsi="Times New Roman" w:cs="Times New Roman"/>
            <w:rPrChange w:id="1996" w:author="jake moses" w:date="2020-12-08T16:38:00Z">
              <w:rPr>
                <w:rFonts w:ascii="Courier New" w:hAnsi="Courier New" w:cs="Courier New"/>
              </w:rPr>
            </w:rPrChange>
          </w:rPr>
          <w:t>'){</w:t>
        </w:r>
        <w:proofErr w:type="gramEnd"/>
      </w:ins>
    </w:p>
    <w:p w14:paraId="5C0A145B" w14:textId="77777777" w:rsidR="003B7099" w:rsidRPr="00E17A95" w:rsidRDefault="003B7099" w:rsidP="003B7099">
      <w:pPr>
        <w:pStyle w:val="PlainText"/>
        <w:rPr>
          <w:ins w:id="1997" w:author="jake moses" w:date="2020-12-08T16:30:00Z"/>
          <w:rFonts w:ascii="Times New Roman" w:hAnsi="Times New Roman" w:cs="Times New Roman"/>
          <w:rPrChange w:id="1998" w:author="jake moses" w:date="2020-12-08T16:38:00Z">
            <w:rPr>
              <w:ins w:id="1999" w:author="jake moses" w:date="2020-12-08T16:30:00Z"/>
              <w:rFonts w:ascii="Courier New" w:hAnsi="Courier New" w:cs="Courier New"/>
            </w:rPr>
          </w:rPrChange>
        </w:rPr>
        <w:pPrChange w:id="2000" w:author="jake moses" w:date="2020-12-08T16:31:00Z">
          <w:pPr>
            <w:pStyle w:val="PlainText"/>
          </w:pPr>
        </w:pPrChange>
      </w:pPr>
      <w:ins w:id="2001" w:author="jake moses" w:date="2020-12-08T16:30:00Z">
        <w:r w:rsidRPr="00E17A95">
          <w:rPr>
            <w:rFonts w:ascii="Times New Roman" w:hAnsi="Times New Roman" w:cs="Times New Roman"/>
            <w:rPrChange w:id="2002"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2003" w:author="jake moses" w:date="2020-12-08T16:38:00Z">
              <w:rPr>
                <w:rFonts w:ascii="Courier New" w:hAnsi="Courier New" w:cs="Courier New"/>
              </w:rPr>
            </w:rPrChange>
          </w:rPr>
          <w:t>num_turns</w:t>
        </w:r>
        <w:proofErr w:type="spellEnd"/>
        <w:r w:rsidRPr="00E17A95">
          <w:rPr>
            <w:rFonts w:ascii="Times New Roman" w:hAnsi="Times New Roman" w:cs="Times New Roman"/>
            <w:rPrChange w:id="2004" w:author="jake moses" w:date="2020-12-08T16:38:00Z">
              <w:rPr>
                <w:rFonts w:ascii="Courier New" w:hAnsi="Courier New" w:cs="Courier New"/>
              </w:rPr>
            </w:rPrChange>
          </w:rPr>
          <w:t xml:space="preserve"> = </w:t>
        </w:r>
        <w:proofErr w:type="gramStart"/>
        <w:r w:rsidRPr="00E17A95">
          <w:rPr>
            <w:rFonts w:ascii="Times New Roman" w:hAnsi="Times New Roman" w:cs="Times New Roman"/>
            <w:rPrChange w:id="2005" w:author="jake moses" w:date="2020-12-08T16:38:00Z">
              <w:rPr>
                <w:rFonts w:ascii="Courier New" w:hAnsi="Courier New" w:cs="Courier New"/>
              </w:rPr>
            </w:rPrChange>
          </w:rPr>
          <w:t>0;</w:t>
        </w:r>
        <w:proofErr w:type="gramEnd"/>
      </w:ins>
    </w:p>
    <w:p w14:paraId="09BBE099" w14:textId="77777777" w:rsidR="003B7099" w:rsidRPr="00E17A95" w:rsidRDefault="003B7099" w:rsidP="003B7099">
      <w:pPr>
        <w:pStyle w:val="PlainText"/>
        <w:rPr>
          <w:ins w:id="2006" w:author="jake moses" w:date="2020-12-08T16:30:00Z"/>
          <w:rFonts w:ascii="Times New Roman" w:hAnsi="Times New Roman" w:cs="Times New Roman"/>
          <w:rPrChange w:id="2007" w:author="jake moses" w:date="2020-12-08T16:38:00Z">
            <w:rPr>
              <w:ins w:id="2008" w:author="jake moses" w:date="2020-12-08T16:30:00Z"/>
              <w:rFonts w:ascii="Courier New" w:hAnsi="Courier New" w:cs="Courier New"/>
            </w:rPr>
          </w:rPrChange>
        </w:rPr>
        <w:pPrChange w:id="2009" w:author="jake moses" w:date="2020-12-08T16:31:00Z">
          <w:pPr>
            <w:pStyle w:val="PlainText"/>
          </w:pPr>
        </w:pPrChange>
      </w:pPr>
      <w:ins w:id="2010" w:author="jake moses" w:date="2020-12-08T16:30:00Z">
        <w:r w:rsidRPr="00E17A95">
          <w:rPr>
            <w:rFonts w:ascii="Times New Roman" w:hAnsi="Times New Roman" w:cs="Times New Roman"/>
            <w:rPrChange w:id="2011" w:author="jake moses" w:date="2020-12-08T16:38:00Z">
              <w:rPr>
                <w:rFonts w:ascii="Courier New" w:hAnsi="Courier New" w:cs="Courier New"/>
              </w:rPr>
            </w:rPrChange>
          </w:rPr>
          <w:t xml:space="preserve">    }</w:t>
        </w:r>
      </w:ins>
    </w:p>
    <w:p w14:paraId="07A3F287" w14:textId="77777777" w:rsidR="003B7099" w:rsidRPr="00E17A95" w:rsidRDefault="003B7099" w:rsidP="003B7099">
      <w:pPr>
        <w:pStyle w:val="PlainText"/>
        <w:rPr>
          <w:ins w:id="2012" w:author="jake moses" w:date="2020-12-08T16:30:00Z"/>
          <w:rFonts w:ascii="Times New Roman" w:hAnsi="Times New Roman" w:cs="Times New Roman"/>
          <w:rPrChange w:id="2013" w:author="jake moses" w:date="2020-12-08T16:38:00Z">
            <w:rPr>
              <w:ins w:id="2014" w:author="jake moses" w:date="2020-12-08T16:30:00Z"/>
              <w:rFonts w:ascii="Courier New" w:hAnsi="Courier New" w:cs="Courier New"/>
            </w:rPr>
          </w:rPrChange>
        </w:rPr>
        <w:pPrChange w:id="2015" w:author="jake moses" w:date="2020-12-08T16:31:00Z">
          <w:pPr>
            <w:pStyle w:val="PlainText"/>
          </w:pPr>
        </w:pPrChange>
      </w:pPr>
      <w:ins w:id="2016" w:author="jake moses" w:date="2020-12-08T16:30:00Z">
        <w:r w:rsidRPr="00E17A95">
          <w:rPr>
            <w:rFonts w:ascii="Times New Roman" w:hAnsi="Times New Roman" w:cs="Times New Roman"/>
            <w:rPrChange w:id="2017" w:author="jake moses" w:date="2020-12-08T16:38:00Z">
              <w:rPr>
                <w:rFonts w:ascii="Courier New" w:hAnsi="Courier New" w:cs="Courier New"/>
              </w:rPr>
            </w:rPrChange>
          </w:rPr>
          <w:t xml:space="preserve">    UCA0IFG &amp;= ~</w:t>
        </w:r>
        <w:proofErr w:type="gramStart"/>
        <w:r w:rsidRPr="00E17A95">
          <w:rPr>
            <w:rFonts w:ascii="Times New Roman" w:hAnsi="Times New Roman" w:cs="Times New Roman"/>
            <w:rPrChange w:id="2018" w:author="jake moses" w:date="2020-12-08T16:38:00Z">
              <w:rPr>
                <w:rFonts w:ascii="Courier New" w:hAnsi="Courier New" w:cs="Courier New"/>
              </w:rPr>
            </w:rPrChange>
          </w:rPr>
          <w:t>UCRXIFG;</w:t>
        </w:r>
        <w:proofErr w:type="gramEnd"/>
      </w:ins>
    </w:p>
    <w:p w14:paraId="379BC736" w14:textId="77777777" w:rsidR="003B7099" w:rsidRPr="00E17A95" w:rsidRDefault="003B7099" w:rsidP="003B7099">
      <w:pPr>
        <w:pStyle w:val="PlainText"/>
        <w:rPr>
          <w:ins w:id="2019" w:author="jake moses" w:date="2020-12-08T16:30:00Z"/>
          <w:rFonts w:ascii="Times New Roman" w:hAnsi="Times New Roman" w:cs="Times New Roman"/>
          <w:rPrChange w:id="2020" w:author="jake moses" w:date="2020-12-08T16:38:00Z">
            <w:rPr>
              <w:ins w:id="2021" w:author="jake moses" w:date="2020-12-08T16:30:00Z"/>
              <w:rFonts w:ascii="Courier New" w:hAnsi="Courier New" w:cs="Courier New"/>
            </w:rPr>
          </w:rPrChange>
        </w:rPr>
        <w:pPrChange w:id="2022" w:author="jake moses" w:date="2020-12-08T16:31:00Z">
          <w:pPr>
            <w:pStyle w:val="PlainText"/>
          </w:pPr>
        </w:pPrChange>
      </w:pPr>
      <w:ins w:id="2023" w:author="jake moses" w:date="2020-12-08T16:30:00Z">
        <w:r w:rsidRPr="00E17A95">
          <w:rPr>
            <w:rFonts w:ascii="Times New Roman" w:hAnsi="Times New Roman" w:cs="Times New Roman"/>
            <w:rPrChange w:id="2024" w:author="jake moses" w:date="2020-12-08T16:38:00Z">
              <w:rPr>
                <w:rFonts w:ascii="Courier New" w:hAnsi="Courier New" w:cs="Courier New"/>
              </w:rPr>
            </w:rPrChange>
          </w:rPr>
          <w:t>}</w:t>
        </w:r>
      </w:ins>
    </w:p>
    <w:p w14:paraId="6E3635DC" w14:textId="77777777" w:rsidR="003B7099" w:rsidRPr="00E17A95" w:rsidRDefault="003B7099" w:rsidP="003B7099">
      <w:pPr>
        <w:pStyle w:val="PlainText"/>
        <w:rPr>
          <w:ins w:id="2025" w:author="jake moses" w:date="2020-12-08T16:30:00Z"/>
          <w:rFonts w:ascii="Times New Roman" w:hAnsi="Times New Roman" w:cs="Times New Roman"/>
          <w:rPrChange w:id="2026" w:author="jake moses" w:date="2020-12-08T16:38:00Z">
            <w:rPr>
              <w:ins w:id="2027" w:author="jake moses" w:date="2020-12-08T16:30:00Z"/>
              <w:rFonts w:ascii="Courier New" w:hAnsi="Courier New" w:cs="Courier New"/>
            </w:rPr>
          </w:rPrChange>
        </w:rPr>
        <w:pPrChange w:id="2028" w:author="jake moses" w:date="2020-12-08T16:31:00Z">
          <w:pPr>
            <w:pStyle w:val="PlainText"/>
          </w:pPr>
        </w:pPrChange>
      </w:pPr>
    </w:p>
    <w:p w14:paraId="30BD318F" w14:textId="77777777" w:rsidR="003B7099" w:rsidRPr="00E17A95" w:rsidRDefault="003B7099" w:rsidP="003B7099">
      <w:pPr>
        <w:pStyle w:val="PlainText"/>
        <w:rPr>
          <w:ins w:id="2029" w:author="jake moses" w:date="2020-12-08T16:30:00Z"/>
          <w:rFonts w:ascii="Times New Roman" w:hAnsi="Times New Roman" w:cs="Times New Roman"/>
          <w:rPrChange w:id="2030" w:author="jake moses" w:date="2020-12-08T16:38:00Z">
            <w:rPr>
              <w:ins w:id="2031" w:author="jake moses" w:date="2020-12-08T16:30:00Z"/>
              <w:rFonts w:ascii="Courier New" w:hAnsi="Courier New" w:cs="Courier New"/>
            </w:rPr>
          </w:rPrChange>
        </w:rPr>
        <w:pPrChange w:id="2032" w:author="jake moses" w:date="2020-12-08T16:31:00Z">
          <w:pPr>
            <w:pStyle w:val="PlainText"/>
          </w:pPr>
        </w:pPrChange>
      </w:pPr>
      <w:ins w:id="2033" w:author="jake moses" w:date="2020-12-08T16:30:00Z">
        <w:r w:rsidRPr="00E17A95">
          <w:rPr>
            <w:rFonts w:ascii="Times New Roman" w:hAnsi="Times New Roman" w:cs="Times New Roman"/>
            <w:rPrChange w:id="2034" w:author="jake moses" w:date="2020-12-08T16:38:00Z">
              <w:rPr>
                <w:rFonts w:ascii="Courier New" w:hAnsi="Courier New" w:cs="Courier New"/>
              </w:rPr>
            </w:rPrChange>
          </w:rPr>
          <w:t>// For Hall Effect Sensor Interrupt</w:t>
        </w:r>
      </w:ins>
    </w:p>
    <w:p w14:paraId="6522FF82" w14:textId="77777777" w:rsidR="003B7099" w:rsidRPr="00E17A95" w:rsidRDefault="003B7099" w:rsidP="003B7099">
      <w:pPr>
        <w:pStyle w:val="PlainText"/>
        <w:rPr>
          <w:ins w:id="2035" w:author="jake moses" w:date="2020-12-08T16:30:00Z"/>
          <w:rFonts w:ascii="Times New Roman" w:hAnsi="Times New Roman" w:cs="Times New Roman"/>
          <w:rPrChange w:id="2036" w:author="jake moses" w:date="2020-12-08T16:38:00Z">
            <w:rPr>
              <w:ins w:id="2037" w:author="jake moses" w:date="2020-12-08T16:30:00Z"/>
              <w:rFonts w:ascii="Courier New" w:hAnsi="Courier New" w:cs="Courier New"/>
            </w:rPr>
          </w:rPrChange>
        </w:rPr>
        <w:pPrChange w:id="2038" w:author="jake moses" w:date="2020-12-08T16:31:00Z">
          <w:pPr>
            <w:pStyle w:val="PlainText"/>
          </w:pPr>
        </w:pPrChange>
      </w:pPr>
      <w:ins w:id="2039" w:author="jake moses" w:date="2020-12-08T16:30:00Z">
        <w:r w:rsidRPr="00E17A95">
          <w:rPr>
            <w:rFonts w:ascii="Times New Roman" w:hAnsi="Times New Roman" w:cs="Times New Roman"/>
            <w:rPrChange w:id="2040" w:author="jake moses" w:date="2020-12-08T16:38:00Z">
              <w:rPr>
                <w:rFonts w:ascii="Courier New" w:hAnsi="Courier New" w:cs="Courier New"/>
              </w:rPr>
            </w:rPrChange>
          </w:rPr>
          <w:t>#pragma vector=PORT1_VECTOR</w:t>
        </w:r>
      </w:ins>
    </w:p>
    <w:p w14:paraId="0AB0FFC9" w14:textId="77777777" w:rsidR="003B7099" w:rsidRPr="00E17A95" w:rsidRDefault="003B7099" w:rsidP="003B7099">
      <w:pPr>
        <w:pStyle w:val="PlainText"/>
        <w:rPr>
          <w:ins w:id="2041" w:author="jake moses" w:date="2020-12-08T16:30:00Z"/>
          <w:rFonts w:ascii="Times New Roman" w:hAnsi="Times New Roman" w:cs="Times New Roman"/>
          <w:rPrChange w:id="2042" w:author="jake moses" w:date="2020-12-08T16:38:00Z">
            <w:rPr>
              <w:ins w:id="2043" w:author="jake moses" w:date="2020-12-08T16:30:00Z"/>
              <w:rFonts w:ascii="Courier New" w:hAnsi="Courier New" w:cs="Courier New"/>
            </w:rPr>
          </w:rPrChange>
        </w:rPr>
        <w:pPrChange w:id="2044" w:author="jake moses" w:date="2020-12-08T16:31:00Z">
          <w:pPr>
            <w:pStyle w:val="PlainText"/>
          </w:pPr>
        </w:pPrChange>
      </w:pPr>
      <w:ins w:id="2045" w:author="jake moses" w:date="2020-12-08T16:30:00Z">
        <w:r w:rsidRPr="00E17A95">
          <w:rPr>
            <w:rFonts w:ascii="Times New Roman" w:hAnsi="Times New Roman" w:cs="Times New Roman"/>
            <w:rPrChange w:id="2046" w:author="jake moses" w:date="2020-12-08T16:38:00Z">
              <w:rPr>
                <w:rFonts w:ascii="Courier New" w:hAnsi="Courier New" w:cs="Courier New"/>
              </w:rPr>
            </w:rPrChange>
          </w:rPr>
          <w:t>__interrupt void Port_1(void)</w:t>
        </w:r>
      </w:ins>
    </w:p>
    <w:p w14:paraId="43518887" w14:textId="77777777" w:rsidR="003B7099" w:rsidRPr="00E17A95" w:rsidRDefault="003B7099" w:rsidP="003B7099">
      <w:pPr>
        <w:pStyle w:val="PlainText"/>
        <w:rPr>
          <w:ins w:id="2047" w:author="jake moses" w:date="2020-12-08T16:30:00Z"/>
          <w:rFonts w:ascii="Times New Roman" w:hAnsi="Times New Roman" w:cs="Times New Roman"/>
          <w:rPrChange w:id="2048" w:author="jake moses" w:date="2020-12-08T16:38:00Z">
            <w:rPr>
              <w:ins w:id="2049" w:author="jake moses" w:date="2020-12-08T16:30:00Z"/>
              <w:rFonts w:ascii="Courier New" w:hAnsi="Courier New" w:cs="Courier New"/>
            </w:rPr>
          </w:rPrChange>
        </w:rPr>
        <w:pPrChange w:id="2050" w:author="jake moses" w:date="2020-12-08T16:31:00Z">
          <w:pPr>
            <w:pStyle w:val="PlainText"/>
          </w:pPr>
        </w:pPrChange>
      </w:pPr>
      <w:ins w:id="2051" w:author="jake moses" w:date="2020-12-08T16:30:00Z">
        <w:r w:rsidRPr="00E17A95">
          <w:rPr>
            <w:rFonts w:ascii="Times New Roman" w:hAnsi="Times New Roman" w:cs="Times New Roman"/>
            <w:rPrChange w:id="2052" w:author="jake moses" w:date="2020-12-08T16:38:00Z">
              <w:rPr>
                <w:rFonts w:ascii="Courier New" w:hAnsi="Courier New" w:cs="Courier New"/>
              </w:rPr>
            </w:rPrChange>
          </w:rPr>
          <w:t>{</w:t>
        </w:r>
      </w:ins>
    </w:p>
    <w:p w14:paraId="29EF79F6" w14:textId="77777777" w:rsidR="003B7099" w:rsidRPr="00E17A95" w:rsidRDefault="003B7099" w:rsidP="003B7099">
      <w:pPr>
        <w:pStyle w:val="PlainText"/>
        <w:rPr>
          <w:ins w:id="2053" w:author="jake moses" w:date="2020-12-08T16:30:00Z"/>
          <w:rFonts w:ascii="Times New Roman" w:hAnsi="Times New Roman" w:cs="Times New Roman"/>
          <w:rPrChange w:id="2054" w:author="jake moses" w:date="2020-12-08T16:38:00Z">
            <w:rPr>
              <w:ins w:id="2055" w:author="jake moses" w:date="2020-12-08T16:30:00Z"/>
              <w:rFonts w:ascii="Courier New" w:hAnsi="Courier New" w:cs="Courier New"/>
            </w:rPr>
          </w:rPrChange>
        </w:rPr>
        <w:pPrChange w:id="2056" w:author="jake moses" w:date="2020-12-08T16:31:00Z">
          <w:pPr>
            <w:pStyle w:val="PlainText"/>
          </w:pPr>
        </w:pPrChange>
      </w:pPr>
      <w:ins w:id="2057" w:author="jake moses" w:date="2020-12-08T16:30:00Z">
        <w:r w:rsidRPr="00E17A95">
          <w:rPr>
            <w:rFonts w:ascii="Times New Roman" w:hAnsi="Times New Roman" w:cs="Times New Roman"/>
            <w:rPrChange w:id="2058" w:author="jake moses" w:date="2020-12-08T16:38:00Z">
              <w:rPr>
                <w:rFonts w:ascii="Courier New" w:hAnsi="Courier New" w:cs="Courier New"/>
              </w:rPr>
            </w:rPrChange>
          </w:rPr>
          <w:t xml:space="preserve">    P1IFG &amp;= ~SENSOR_</w:t>
        </w:r>
        <w:proofErr w:type="gramStart"/>
        <w:r w:rsidRPr="00E17A95">
          <w:rPr>
            <w:rFonts w:ascii="Times New Roman" w:hAnsi="Times New Roman" w:cs="Times New Roman"/>
            <w:rPrChange w:id="2059" w:author="jake moses" w:date="2020-12-08T16:38:00Z">
              <w:rPr>
                <w:rFonts w:ascii="Courier New" w:hAnsi="Courier New" w:cs="Courier New"/>
              </w:rPr>
            </w:rPrChange>
          </w:rPr>
          <w:t xml:space="preserve">BIT;   </w:t>
        </w:r>
        <w:proofErr w:type="gramEnd"/>
        <w:r w:rsidRPr="00E17A95">
          <w:rPr>
            <w:rFonts w:ascii="Times New Roman" w:hAnsi="Times New Roman" w:cs="Times New Roman"/>
            <w:rPrChange w:id="2060" w:author="jake moses" w:date="2020-12-08T16:38:00Z">
              <w:rPr>
                <w:rFonts w:ascii="Courier New" w:hAnsi="Courier New" w:cs="Courier New"/>
              </w:rPr>
            </w:rPrChange>
          </w:rPr>
          <w:t xml:space="preserve"> // Clear P1.1 IFG</w:t>
        </w:r>
      </w:ins>
    </w:p>
    <w:p w14:paraId="6326A0D1" w14:textId="77777777" w:rsidR="003B7099" w:rsidRPr="00E17A95" w:rsidRDefault="003B7099" w:rsidP="003B7099">
      <w:pPr>
        <w:pStyle w:val="PlainText"/>
        <w:rPr>
          <w:ins w:id="2061" w:author="jake moses" w:date="2020-12-08T16:30:00Z"/>
          <w:rFonts w:ascii="Times New Roman" w:hAnsi="Times New Roman" w:cs="Times New Roman"/>
          <w:rPrChange w:id="2062" w:author="jake moses" w:date="2020-12-08T16:38:00Z">
            <w:rPr>
              <w:ins w:id="2063" w:author="jake moses" w:date="2020-12-08T16:30:00Z"/>
              <w:rFonts w:ascii="Courier New" w:hAnsi="Courier New" w:cs="Courier New"/>
            </w:rPr>
          </w:rPrChange>
        </w:rPr>
        <w:pPrChange w:id="2064" w:author="jake moses" w:date="2020-12-08T16:31:00Z">
          <w:pPr>
            <w:pStyle w:val="PlainText"/>
          </w:pPr>
        </w:pPrChange>
      </w:pPr>
      <w:ins w:id="2065" w:author="jake moses" w:date="2020-12-08T16:30:00Z">
        <w:r w:rsidRPr="00E17A95">
          <w:rPr>
            <w:rFonts w:ascii="Times New Roman" w:hAnsi="Times New Roman" w:cs="Times New Roman"/>
            <w:rPrChange w:id="2066" w:author="jake moses" w:date="2020-12-08T16:38:00Z">
              <w:rPr>
                <w:rFonts w:ascii="Courier New" w:hAnsi="Courier New" w:cs="Courier New"/>
              </w:rPr>
            </w:rPrChange>
          </w:rPr>
          <w:t xml:space="preserve">    if (</w:t>
        </w:r>
        <w:proofErr w:type="spellStart"/>
        <w:r w:rsidRPr="00E17A95">
          <w:rPr>
            <w:rFonts w:ascii="Times New Roman" w:hAnsi="Times New Roman" w:cs="Times New Roman"/>
            <w:rPrChange w:id="2067" w:author="jake moses" w:date="2020-12-08T16:38:00Z">
              <w:rPr>
                <w:rFonts w:ascii="Courier New" w:hAnsi="Courier New" w:cs="Courier New"/>
              </w:rPr>
            </w:rPrChange>
          </w:rPr>
          <w:t>startTurning</w:t>
        </w:r>
        <w:proofErr w:type="spellEnd"/>
        <w:proofErr w:type="gramStart"/>
        <w:r w:rsidRPr="00E17A95">
          <w:rPr>
            <w:rFonts w:ascii="Times New Roman" w:hAnsi="Times New Roman" w:cs="Times New Roman"/>
            <w:rPrChange w:id="2068" w:author="jake moses" w:date="2020-12-08T16:38:00Z">
              <w:rPr>
                <w:rFonts w:ascii="Courier New" w:hAnsi="Courier New" w:cs="Courier New"/>
              </w:rPr>
            </w:rPrChange>
          </w:rPr>
          <w:t>){</w:t>
        </w:r>
        <w:proofErr w:type="gramEnd"/>
      </w:ins>
    </w:p>
    <w:p w14:paraId="5BF45295" w14:textId="77777777" w:rsidR="003B7099" w:rsidRPr="00E17A95" w:rsidRDefault="003B7099" w:rsidP="003B7099">
      <w:pPr>
        <w:pStyle w:val="PlainText"/>
        <w:rPr>
          <w:ins w:id="2069" w:author="jake moses" w:date="2020-12-08T16:30:00Z"/>
          <w:rFonts w:ascii="Times New Roman" w:hAnsi="Times New Roman" w:cs="Times New Roman"/>
          <w:rPrChange w:id="2070" w:author="jake moses" w:date="2020-12-08T16:38:00Z">
            <w:rPr>
              <w:ins w:id="2071" w:author="jake moses" w:date="2020-12-08T16:30:00Z"/>
              <w:rFonts w:ascii="Courier New" w:hAnsi="Courier New" w:cs="Courier New"/>
            </w:rPr>
          </w:rPrChange>
        </w:rPr>
        <w:pPrChange w:id="2072" w:author="jake moses" w:date="2020-12-08T16:31:00Z">
          <w:pPr>
            <w:pStyle w:val="PlainText"/>
          </w:pPr>
        </w:pPrChange>
      </w:pPr>
      <w:ins w:id="2073" w:author="jake moses" w:date="2020-12-08T16:30:00Z">
        <w:r w:rsidRPr="00E17A95">
          <w:rPr>
            <w:rFonts w:ascii="Times New Roman" w:hAnsi="Times New Roman" w:cs="Times New Roman"/>
            <w:rPrChange w:id="2074" w:author="jake moses" w:date="2020-12-08T16:38:00Z">
              <w:rPr>
                <w:rFonts w:ascii="Courier New" w:hAnsi="Courier New" w:cs="Courier New"/>
              </w:rPr>
            </w:rPrChange>
          </w:rPr>
          <w:t xml:space="preserve">        if (</w:t>
        </w:r>
        <w:proofErr w:type="spellStart"/>
        <w:r w:rsidRPr="00E17A95">
          <w:rPr>
            <w:rFonts w:ascii="Times New Roman" w:hAnsi="Times New Roman" w:cs="Times New Roman"/>
            <w:rPrChange w:id="2075" w:author="jake moses" w:date="2020-12-08T16:38:00Z">
              <w:rPr>
                <w:rFonts w:ascii="Courier New" w:hAnsi="Courier New" w:cs="Courier New"/>
              </w:rPr>
            </w:rPrChange>
          </w:rPr>
          <w:t>num_</w:t>
        </w:r>
        <w:proofErr w:type="gramStart"/>
        <w:r w:rsidRPr="00E17A95">
          <w:rPr>
            <w:rFonts w:ascii="Times New Roman" w:hAnsi="Times New Roman" w:cs="Times New Roman"/>
            <w:rPrChange w:id="2076" w:author="jake moses" w:date="2020-12-08T16:38:00Z">
              <w:rPr>
                <w:rFonts w:ascii="Courier New" w:hAnsi="Courier New" w:cs="Courier New"/>
              </w:rPr>
            </w:rPrChange>
          </w:rPr>
          <w:t>turns</w:t>
        </w:r>
        <w:proofErr w:type="spellEnd"/>
        <w:r w:rsidRPr="00E17A95">
          <w:rPr>
            <w:rFonts w:ascii="Times New Roman" w:hAnsi="Times New Roman" w:cs="Times New Roman"/>
            <w:rPrChange w:id="2077" w:author="jake moses" w:date="2020-12-08T16:38:00Z">
              <w:rPr>
                <w:rFonts w:ascii="Courier New" w:hAnsi="Courier New" w:cs="Courier New"/>
              </w:rPr>
            </w:rPrChange>
          </w:rPr>
          <w:t>){</w:t>
        </w:r>
        <w:proofErr w:type="gramEnd"/>
      </w:ins>
    </w:p>
    <w:p w14:paraId="4711041B" w14:textId="77777777" w:rsidR="003B7099" w:rsidRPr="00E17A95" w:rsidRDefault="003B7099" w:rsidP="003B7099">
      <w:pPr>
        <w:pStyle w:val="PlainText"/>
        <w:rPr>
          <w:ins w:id="2078" w:author="jake moses" w:date="2020-12-08T16:30:00Z"/>
          <w:rFonts w:ascii="Times New Roman" w:hAnsi="Times New Roman" w:cs="Times New Roman"/>
          <w:rPrChange w:id="2079" w:author="jake moses" w:date="2020-12-08T16:38:00Z">
            <w:rPr>
              <w:ins w:id="2080" w:author="jake moses" w:date="2020-12-08T16:30:00Z"/>
              <w:rFonts w:ascii="Courier New" w:hAnsi="Courier New" w:cs="Courier New"/>
            </w:rPr>
          </w:rPrChange>
        </w:rPr>
        <w:pPrChange w:id="2081" w:author="jake moses" w:date="2020-12-08T16:31:00Z">
          <w:pPr>
            <w:pStyle w:val="PlainText"/>
          </w:pPr>
        </w:pPrChange>
      </w:pPr>
      <w:ins w:id="2082" w:author="jake moses" w:date="2020-12-08T16:30:00Z">
        <w:r w:rsidRPr="00E17A95">
          <w:rPr>
            <w:rFonts w:ascii="Times New Roman" w:hAnsi="Times New Roman" w:cs="Times New Roman"/>
            <w:rPrChange w:id="2083"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2084" w:author="jake moses" w:date="2020-12-08T16:38:00Z">
              <w:rPr>
                <w:rFonts w:ascii="Courier New" w:hAnsi="Courier New" w:cs="Courier New"/>
              </w:rPr>
            </w:rPrChange>
          </w:rPr>
          <w:t>num_turns</w:t>
        </w:r>
        <w:proofErr w:type="spellEnd"/>
        <w:r w:rsidRPr="00E17A95">
          <w:rPr>
            <w:rFonts w:ascii="Times New Roman" w:hAnsi="Times New Roman" w:cs="Times New Roman"/>
            <w:rPrChange w:id="2085" w:author="jake moses" w:date="2020-12-08T16:38:00Z">
              <w:rPr>
                <w:rFonts w:ascii="Courier New" w:hAnsi="Courier New" w:cs="Courier New"/>
              </w:rPr>
            </w:rPrChange>
          </w:rPr>
          <w:t>-</w:t>
        </w:r>
        <w:proofErr w:type="gramStart"/>
        <w:r w:rsidRPr="00E17A95">
          <w:rPr>
            <w:rFonts w:ascii="Times New Roman" w:hAnsi="Times New Roman" w:cs="Times New Roman"/>
            <w:rPrChange w:id="2086" w:author="jake moses" w:date="2020-12-08T16:38:00Z">
              <w:rPr>
                <w:rFonts w:ascii="Courier New" w:hAnsi="Courier New" w:cs="Courier New"/>
              </w:rPr>
            </w:rPrChange>
          </w:rPr>
          <w:t>-;</w:t>
        </w:r>
        <w:proofErr w:type="gramEnd"/>
      </w:ins>
    </w:p>
    <w:p w14:paraId="72D761D0" w14:textId="77777777" w:rsidR="003B7099" w:rsidRPr="00E17A95" w:rsidRDefault="003B7099" w:rsidP="003B7099">
      <w:pPr>
        <w:pStyle w:val="PlainText"/>
        <w:rPr>
          <w:ins w:id="2087" w:author="jake moses" w:date="2020-12-08T16:30:00Z"/>
          <w:rFonts w:ascii="Times New Roman" w:hAnsi="Times New Roman" w:cs="Times New Roman"/>
          <w:rPrChange w:id="2088" w:author="jake moses" w:date="2020-12-08T16:38:00Z">
            <w:rPr>
              <w:ins w:id="2089" w:author="jake moses" w:date="2020-12-08T16:30:00Z"/>
              <w:rFonts w:ascii="Courier New" w:hAnsi="Courier New" w:cs="Courier New"/>
            </w:rPr>
          </w:rPrChange>
        </w:rPr>
        <w:pPrChange w:id="2090" w:author="jake moses" w:date="2020-12-08T16:31:00Z">
          <w:pPr>
            <w:pStyle w:val="PlainText"/>
          </w:pPr>
        </w:pPrChange>
      </w:pPr>
      <w:ins w:id="2091" w:author="jake moses" w:date="2020-12-08T16:30:00Z">
        <w:r w:rsidRPr="00E17A95">
          <w:rPr>
            <w:rFonts w:ascii="Times New Roman" w:hAnsi="Times New Roman" w:cs="Times New Roman"/>
            <w:rPrChange w:id="2092" w:author="jake moses" w:date="2020-12-08T16:38:00Z">
              <w:rPr>
                <w:rFonts w:ascii="Courier New" w:hAnsi="Courier New" w:cs="Courier New"/>
              </w:rPr>
            </w:rPrChange>
          </w:rPr>
          <w:t xml:space="preserve">        } else {</w:t>
        </w:r>
      </w:ins>
    </w:p>
    <w:p w14:paraId="4BD058E1" w14:textId="77777777" w:rsidR="003B7099" w:rsidRPr="00E17A95" w:rsidRDefault="003B7099" w:rsidP="003B7099">
      <w:pPr>
        <w:pStyle w:val="PlainText"/>
        <w:rPr>
          <w:ins w:id="2093" w:author="jake moses" w:date="2020-12-08T16:30:00Z"/>
          <w:rFonts w:ascii="Times New Roman" w:hAnsi="Times New Roman" w:cs="Times New Roman"/>
          <w:rPrChange w:id="2094" w:author="jake moses" w:date="2020-12-08T16:38:00Z">
            <w:rPr>
              <w:ins w:id="2095" w:author="jake moses" w:date="2020-12-08T16:30:00Z"/>
              <w:rFonts w:ascii="Courier New" w:hAnsi="Courier New" w:cs="Courier New"/>
            </w:rPr>
          </w:rPrChange>
        </w:rPr>
        <w:pPrChange w:id="2096" w:author="jake moses" w:date="2020-12-08T16:31:00Z">
          <w:pPr>
            <w:pStyle w:val="PlainText"/>
          </w:pPr>
        </w:pPrChange>
      </w:pPr>
      <w:ins w:id="2097" w:author="jake moses" w:date="2020-12-08T16:30:00Z">
        <w:r w:rsidRPr="00E17A95">
          <w:rPr>
            <w:rFonts w:ascii="Times New Roman" w:hAnsi="Times New Roman" w:cs="Times New Roman"/>
            <w:rPrChange w:id="2098" w:author="jake moses" w:date="2020-12-08T16:38:00Z">
              <w:rPr>
                <w:rFonts w:ascii="Courier New" w:hAnsi="Courier New" w:cs="Courier New"/>
              </w:rPr>
            </w:rPrChange>
          </w:rPr>
          <w:t xml:space="preserve">            HIGH_</w:t>
        </w:r>
        <w:proofErr w:type="gramStart"/>
        <w:r w:rsidRPr="00E17A95">
          <w:rPr>
            <w:rFonts w:ascii="Times New Roman" w:hAnsi="Times New Roman" w:cs="Times New Roman"/>
            <w:rPrChange w:id="2099" w:author="jake moses" w:date="2020-12-08T16:38:00Z">
              <w:rPr>
                <w:rFonts w:ascii="Courier New" w:hAnsi="Courier New" w:cs="Courier New"/>
              </w:rPr>
            </w:rPrChange>
          </w:rPr>
          <w:t>NENBL;</w:t>
        </w:r>
        <w:proofErr w:type="gramEnd"/>
      </w:ins>
    </w:p>
    <w:p w14:paraId="12EE945F" w14:textId="77777777" w:rsidR="003B7099" w:rsidRPr="00E17A95" w:rsidRDefault="003B7099" w:rsidP="003B7099">
      <w:pPr>
        <w:pStyle w:val="PlainText"/>
        <w:rPr>
          <w:ins w:id="2100" w:author="jake moses" w:date="2020-12-08T16:30:00Z"/>
          <w:rFonts w:ascii="Times New Roman" w:hAnsi="Times New Roman" w:cs="Times New Roman"/>
          <w:rPrChange w:id="2101" w:author="jake moses" w:date="2020-12-08T16:38:00Z">
            <w:rPr>
              <w:ins w:id="2102" w:author="jake moses" w:date="2020-12-08T16:30:00Z"/>
              <w:rFonts w:ascii="Courier New" w:hAnsi="Courier New" w:cs="Courier New"/>
            </w:rPr>
          </w:rPrChange>
        </w:rPr>
        <w:pPrChange w:id="2103" w:author="jake moses" w:date="2020-12-08T16:31:00Z">
          <w:pPr>
            <w:pStyle w:val="PlainText"/>
          </w:pPr>
        </w:pPrChange>
      </w:pPr>
      <w:ins w:id="2104" w:author="jake moses" w:date="2020-12-08T16:30:00Z">
        <w:r w:rsidRPr="00E17A95">
          <w:rPr>
            <w:rFonts w:ascii="Times New Roman" w:hAnsi="Times New Roman" w:cs="Times New Roman"/>
            <w:rPrChange w:id="2105" w:author="jake moses" w:date="2020-12-08T16:38:00Z">
              <w:rPr>
                <w:rFonts w:ascii="Courier New" w:hAnsi="Courier New" w:cs="Courier New"/>
              </w:rPr>
            </w:rPrChange>
          </w:rPr>
          <w:t xml:space="preserve">        }</w:t>
        </w:r>
      </w:ins>
    </w:p>
    <w:p w14:paraId="65BEB1D0" w14:textId="77777777" w:rsidR="003B7099" w:rsidRPr="00E17A95" w:rsidRDefault="003B7099" w:rsidP="003B7099">
      <w:pPr>
        <w:pStyle w:val="PlainText"/>
        <w:rPr>
          <w:ins w:id="2106" w:author="jake moses" w:date="2020-12-08T16:30:00Z"/>
          <w:rFonts w:ascii="Times New Roman" w:hAnsi="Times New Roman" w:cs="Times New Roman"/>
          <w:rPrChange w:id="2107" w:author="jake moses" w:date="2020-12-08T16:38:00Z">
            <w:rPr>
              <w:ins w:id="2108" w:author="jake moses" w:date="2020-12-08T16:30:00Z"/>
              <w:rFonts w:ascii="Courier New" w:hAnsi="Courier New" w:cs="Courier New"/>
            </w:rPr>
          </w:rPrChange>
        </w:rPr>
        <w:pPrChange w:id="2109" w:author="jake moses" w:date="2020-12-08T16:31:00Z">
          <w:pPr>
            <w:pStyle w:val="PlainText"/>
          </w:pPr>
        </w:pPrChange>
      </w:pPr>
      <w:ins w:id="2110" w:author="jake moses" w:date="2020-12-08T16:30:00Z">
        <w:r w:rsidRPr="00E17A95">
          <w:rPr>
            <w:rFonts w:ascii="Times New Roman" w:hAnsi="Times New Roman" w:cs="Times New Roman"/>
            <w:rPrChange w:id="2111" w:author="jake moses" w:date="2020-12-08T16:38:00Z">
              <w:rPr>
                <w:rFonts w:ascii="Courier New" w:hAnsi="Courier New" w:cs="Courier New"/>
              </w:rPr>
            </w:rPrChange>
          </w:rPr>
          <w:t xml:space="preserve">    }</w:t>
        </w:r>
      </w:ins>
    </w:p>
    <w:p w14:paraId="2728B10D" w14:textId="137AB736" w:rsidR="003B7099" w:rsidRPr="00E17A95" w:rsidRDefault="003B7099" w:rsidP="003B7099">
      <w:pPr>
        <w:pStyle w:val="PlainText"/>
        <w:rPr>
          <w:ins w:id="2112" w:author="jake moses" w:date="2020-12-08T16:30:00Z"/>
          <w:rFonts w:ascii="Times New Roman" w:hAnsi="Times New Roman" w:cs="Times New Roman"/>
          <w:rPrChange w:id="2113" w:author="jake moses" w:date="2020-12-08T16:38:00Z">
            <w:rPr>
              <w:ins w:id="2114" w:author="jake moses" w:date="2020-12-08T16:30:00Z"/>
              <w:rFonts w:ascii="Courier New" w:hAnsi="Courier New" w:cs="Courier New"/>
            </w:rPr>
          </w:rPrChange>
        </w:rPr>
        <w:pPrChange w:id="2115" w:author="jake moses" w:date="2020-12-08T16:31:00Z">
          <w:pPr>
            <w:pStyle w:val="PlainText"/>
          </w:pPr>
        </w:pPrChange>
      </w:pPr>
      <w:ins w:id="2116" w:author="jake moses" w:date="2020-12-08T16:30:00Z">
        <w:r w:rsidRPr="00E17A95">
          <w:rPr>
            <w:rFonts w:ascii="Times New Roman" w:hAnsi="Times New Roman" w:cs="Times New Roman"/>
            <w:rPrChange w:id="2117" w:author="jake moses" w:date="2020-12-08T16:38:00Z">
              <w:rPr>
                <w:rFonts w:ascii="Courier New" w:hAnsi="Courier New" w:cs="Courier New"/>
              </w:rPr>
            </w:rPrChange>
          </w:rPr>
          <w:t>}</w:t>
        </w:r>
      </w:ins>
    </w:p>
    <w:p w14:paraId="3D600991" w14:textId="65D35CF2" w:rsidR="003B7099" w:rsidRPr="00E17A95" w:rsidRDefault="003B7099">
      <w:pPr>
        <w:rPr>
          <w:ins w:id="2118" w:author="jake moses" w:date="2020-12-08T16:31:00Z"/>
          <w:b/>
          <w:bCs/>
          <w:sz w:val="22"/>
          <w:szCs w:val="22"/>
        </w:rPr>
      </w:pPr>
    </w:p>
    <w:p w14:paraId="3F8CAA07" w14:textId="5E43561B" w:rsidR="003B7099" w:rsidRPr="00E17A95" w:rsidRDefault="00D00036" w:rsidP="000831BD">
      <w:pPr>
        <w:pStyle w:val="PlainText"/>
        <w:rPr>
          <w:ins w:id="2119" w:author="jake moses" w:date="2020-12-08T16:32:00Z"/>
          <w:rFonts w:ascii="Times New Roman" w:hAnsi="Times New Roman" w:cs="Times New Roman"/>
          <w:b/>
          <w:bCs/>
          <w:sz w:val="24"/>
          <w:szCs w:val="24"/>
          <w:rPrChange w:id="2120" w:author="jake moses" w:date="2020-12-08T16:38:00Z">
            <w:rPr>
              <w:ins w:id="2121" w:author="jake moses" w:date="2020-12-08T16:32:00Z"/>
              <w:b/>
              <w:bCs/>
              <w:sz w:val="22"/>
              <w:szCs w:val="22"/>
            </w:rPr>
          </w:rPrChange>
        </w:rPr>
      </w:pPr>
      <w:proofErr w:type="spellStart"/>
      <w:ins w:id="2122" w:author="jake moses" w:date="2020-12-08T16:34:00Z">
        <w:r w:rsidRPr="00E17A95">
          <w:rPr>
            <w:rFonts w:ascii="Times New Roman" w:hAnsi="Times New Roman" w:cs="Times New Roman"/>
            <w:b/>
            <w:bCs/>
            <w:sz w:val="24"/>
            <w:szCs w:val="24"/>
            <w:rPrChange w:id="2123" w:author="jake moses" w:date="2020-12-08T16:38:00Z">
              <w:rPr>
                <w:rFonts w:ascii="Times New Roman" w:hAnsi="Times New Roman" w:cs="Times New Roman"/>
                <w:b/>
                <w:bCs/>
                <w:sz w:val="24"/>
                <w:szCs w:val="24"/>
              </w:rPr>
            </w:rPrChange>
          </w:rPr>
          <w:t>bluetooth_motor_sensor_setup.c</w:t>
        </w:r>
      </w:ins>
      <w:proofErr w:type="spellEnd"/>
    </w:p>
    <w:p w14:paraId="5F09290F" w14:textId="507F527F" w:rsidR="003B7099" w:rsidRPr="00E17A95" w:rsidRDefault="003B7099" w:rsidP="000831BD">
      <w:pPr>
        <w:pStyle w:val="PlainText"/>
        <w:rPr>
          <w:ins w:id="2124" w:author="jake moses" w:date="2020-12-08T16:32:00Z"/>
          <w:rFonts w:ascii="Times New Roman" w:hAnsi="Times New Roman" w:cs="Times New Roman"/>
          <w:rPrChange w:id="2125" w:author="jake moses" w:date="2020-12-08T16:38:00Z">
            <w:rPr>
              <w:ins w:id="2126" w:author="jake moses" w:date="2020-12-08T16:32:00Z"/>
              <w:rFonts w:ascii="Courier New" w:hAnsi="Courier New" w:cs="Courier New"/>
            </w:rPr>
          </w:rPrChange>
        </w:rPr>
      </w:pPr>
      <w:ins w:id="2127" w:author="jake moses" w:date="2020-12-08T16:32:00Z">
        <w:r w:rsidRPr="00E17A95">
          <w:rPr>
            <w:rFonts w:ascii="Times New Roman" w:hAnsi="Times New Roman" w:cs="Times New Roman"/>
            <w:rPrChange w:id="2128"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2129" w:author="jake moses" w:date="2020-12-08T16:38:00Z">
              <w:rPr>
                <w:rFonts w:ascii="Courier New" w:hAnsi="Courier New" w:cs="Courier New"/>
              </w:rPr>
            </w:rPrChange>
          </w:rPr>
          <w:t>bluetooth.h</w:t>
        </w:r>
        <w:proofErr w:type="spellEnd"/>
        <w:r w:rsidRPr="00E17A95">
          <w:rPr>
            <w:rFonts w:ascii="Times New Roman" w:hAnsi="Times New Roman" w:cs="Times New Roman"/>
            <w:rPrChange w:id="2130" w:author="jake moses" w:date="2020-12-08T16:38:00Z">
              <w:rPr>
                <w:rFonts w:ascii="Courier New" w:hAnsi="Courier New" w:cs="Courier New"/>
              </w:rPr>
            </w:rPrChange>
          </w:rPr>
          <w:t>&gt;</w:t>
        </w:r>
      </w:ins>
    </w:p>
    <w:p w14:paraId="7D791BF5" w14:textId="77777777" w:rsidR="003B7099" w:rsidRPr="00E17A95" w:rsidRDefault="003B7099" w:rsidP="000831BD">
      <w:pPr>
        <w:pStyle w:val="PlainText"/>
        <w:rPr>
          <w:ins w:id="2131" w:author="jake moses" w:date="2020-12-08T16:32:00Z"/>
          <w:rFonts w:ascii="Times New Roman" w:hAnsi="Times New Roman" w:cs="Times New Roman"/>
          <w:rPrChange w:id="2132" w:author="jake moses" w:date="2020-12-08T16:38:00Z">
            <w:rPr>
              <w:ins w:id="2133" w:author="jake moses" w:date="2020-12-08T16:32:00Z"/>
              <w:rFonts w:ascii="Courier New" w:hAnsi="Courier New" w:cs="Courier New"/>
            </w:rPr>
          </w:rPrChange>
        </w:rPr>
      </w:pPr>
      <w:ins w:id="2134" w:author="jake moses" w:date="2020-12-08T16:32:00Z">
        <w:r w:rsidRPr="00E17A95">
          <w:rPr>
            <w:rFonts w:ascii="Times New Roman" w:hAnsi="Times New Roman" w:cs="Times New Roman"/>
            <w:rPrChange w:id="2135"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2136" w:author="jake moses" w:date="2020-12-08T16:38:00Z">
              <w:rPr>
                <w:rFonts w:ascii="Courier New" w:hAnsi="Courier New" w:cs="Courier New"/>
              </w:rPr>
            </w:rPrChange>
          </w:rPr>
          <w:t>motor.h</w:t>
        </w:r>
        <w:proofErr w:type="spellEnd"/>
        <w:r w:rsidRPr="00E17A95">
          <w:rPr>
            <w:rFonts w:ascii="Times New Roman" w:hAnsi="Times New Roman" w:cs="Times New Roman"/>
            <w:rPrChange w:id="2137" w:author="jake moses" w:date="2020-12-08T16:38:00Z">
              <w:rPr>
                <w:rFonts w:ascii="Courier New" w:hAnsi="Courier New" w:cs="Courier New"/>
              </w:rPr>
            </w:rPrChange>
          </w:rPr>
          <w:t>&gt;</w:t>
        </w:r>
      </w:ins>
    </w:p>
    <w:p w14:paraId="2A327B58" w14:textId="77777777" w:rsidR="003B7099" w:rsidRPr="00E17A95" w:rsidRDefault="003B7099" w:rsidP="000831BD">
      <w:pPr>
        <w:pStyle w:val="PlainText"/>
        <w:rPr>
          <w:ins w:id="2138" w:author="jake moses" w:date="2020-12-08T16:32:00Z"/>
          <w:rFonts w:ascii="Times New Roman" w:hAnsi="Times New Roman" w:cs="Times New Roman"/>
          <w:rPrChange w:id="2139" w:author="jake moses" w:date="2020-12-08T16:38:00Z">
            <w:rPr>
              <w:ins w:id="2140" w:author="jake moses" w:date="2020-12-08T16:32:00Z"/>
              <w:rFonts w:ascii="Courier New" w:hAnsi="Courier New" w:cs="Courier New"/>
            </w:rPr>
          </w:rPrChange>
        </w:rPr>
      </w:pPr>
      <w:ins w:id="2141" w:author="jake moses" w:date="2020-12-08T16:32:00Z">
        <w:r w:rsidRPr="00E17A95">
          <w:rPr>
            <w:rFonts w:ascii="Times New Roman" w:hAnsi="Times New Roman" w:cs="Times New Roman"/>
            <w:rPrChange w:id="2142"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2143" w:author="jake moses" w:date="2020-12-08T16:38:00Z">
              <w:rPr>
                <w:rFonts w:ascii="Courier New" w:hAnsi="Courier New" w:cs="Courier New"/>
              </w:rPr>
            </w:rPrChange>
          </w:rPr>
          <w:t>sensor.h</w:t>
        </w:r>
        <w:proofErr w:type="spellEnd"/>
        <w:r w:rsidRPr="00E17A95">
          <w:rPr>
            <w:rFonts w:ascii="Times New Roman" w:hAnsi="Times New Roman" w:cs="Times New Roman"/>
            <w:rPrChange w:id="2144" w:author="jake moses" w:date="2020-12-08T16:38:00Z">
              <w:rPr>
                <w:rFonts w:ascii="Courier New" w:hAnsi="Courier New" w:cs="Courier New"/>
              </w:rPr>
            </w:rPrChange>
          </w:rPr>
          <w:t>&gt;</w:t>
        </w:r>
      </w:ins>
    </w:p>
    <w:p w14:paraId="6DB2A3D3" w14:textId="77777777" w:rsidR="003B7099" w:rsidRPr="00E17A95" w:rsidRDefault="003B7099" w:rsidP="000831BD">
      <w:pPr>
        <w:pStyle w:val="PlainText"/>
        <w:rPr>
          <w:ins w:id="2145" w:author="jake moses" w:date="2020-12-08T16:32:00Z"/>
          <w:rFonts w:ascii="Times New Roman" w:hAnsi="Times New Roman" w:cs="Times New Roman"/>
          <w:rPrChange w:id="2146" w:author="jake moses" w:date="2020-12-08T16:38:00Z">
            <w:rPr>
              <w:ins w:id="2147" w:author="jake moses" w:date="2020-12-08T16:32:00Z"/>
              <w:rFonts w:ascii="Courier New" w:hAnsi="Courier New" w:cs="Courier New"/>
            </w:rPr>
          </w:rPrChange>
        </w:rPr>
      </w:pPr>
    </w:p>
    <w:p w14:paraId="7943D314" w14:textId="77777777" w:rsidR="003B7099" w:rsidRPr="00E17A95" w:rsidRDefault="003B7099" w:rsidP="000831BD">
      <w:pPr>
        <w:pStyle w:val="PlainText"/>
        <w:rPr>
          <w:ins w:id="2148" w:author="jake moses" w:date="2020-12-08T16:32:00Z"/>
          <w:rFonts w:ascii="Times New Roman" w:hAnsi="Times New Roman" w:cs="Times New Roman"/>
          <w:rPrChange w:id="2149" w:author="jake moses" w:date="2020-12-08T16:38:00Z">
            <w:rPr>
              <w:ins w:id="2150" w:author="jake moses" w:date="2020-12-08T16:32:00Z"/>
              <w:rFonts w:ascii="Courier New" w:hAnsi="Courier New" w:cs="Courier New"/>
            </w:rPr>
          </w:rPrChange>
        </w:rPr>
      </w:pPr>
      <w:ins w:id="2151" w:author="jake moses" w:date="2020-12-08T16:32:00Z">
        <w:r w:rsidRPr="00E17A95">
          <w:rPr>
            <w:rFonts w:ascii="Times New Roman" w:hAnsi="Times New Roman" w:cs="Times New Roman"/>
            <w:rPrChange w:id="2152" w:author="jake moses" w:date="2020-12-08T16:38:00Z">
              <w:rPr>
                <w:rFonts w:ascii="Courier New" w:hAnsi="Courier New" w:cs="Courier New"/>
              </w:rPr>
            </w:rPrChange>
          </w:rPr>
          <w:t xml:space="preserve">void </w:t>
        </w:r>
        <w:proofErr w:type="spellStart"/>
        <w:proofErr w:type="gramStart"/>
        <w:r w:rsidRPr="00E17A95">
          <w:rPr>
            <w:rFonts w:ascii="Times New Roman" w:hAnsi="Times New Roman" w:cs="Times New Roman"/>
            <w:rPrChange w:id="2153" w:author="jake moses" w:date="2020-12-08T16:38:00Z">
              <w:rPr>
                <w:rFonts w:ascii="Courier New" w:hAnsi="Courier New" w:cs="Courier New"/>
              </w:rPr>
            </w:rPrChange>
          </w:rPr>
          <w:t>InitializePins</w:t>
        </w:r>
        <w:proofErr w:type="spellEnd"/>
        <w:r w:rsidRPr="00E17A95">
          <w:rPr>
            <w:rFonts w:ascii="Times New Roman" w:hAnsi="Times New Roman" w:cs="Times New Roman"/>
            <w:rPrChange w:id="2154" w:author="jake moses" w:date="2020-12-08T16:38:00Z">
              <w:rPr>
                <w:rFonts w:ascii="Courier New" w:hAnsi="Courier New" w:cs="Courier New"/>
              </w:rPr>
            </w:rPrChange>
          </w:rPr>
          <w:t>(</w:t>
        </w:r>
        <w:proofErr w:type="gramEnd"/>
        <w:r w:rsidRPr="00E17A95">
          <w:rPr>
            <w:rFonts w:ascii="Times New Roman" w:hAnsi="Times New Roman" w:cs="Times New Roman"/>
            <w:rPrChange w:id="2155" w:author="jake moses" w:date="2020-12-08T16:38:00Z">
              <w:rPr>
                <w:rFonts w:ascii="Courier New" w:hAnsi="Courier New" w:cs="Courier New"/>
              </w:rPr>
            </w:rPrChange>
          </w:rPr>
          <w:t>)</w:t>
        </w:r>
      </w:ins>
    </w:p>
    <w:p w14:paraId="3A05A92B" w14:textId="77777777" w:rsidR="003B7099" w:rsidRPr="00E17A95" w:rsidRDefault="003B7099" w:rsidP="000831BD">
      <w:pPr>
        <w:pStyle w:val="PlainText"/>
        <w:rPr>
          <w:ins w:id="2156" w:author="jake moses" w:date="2020-12-08T16:32:00Z"/>
          <w:rFonts w:ascii="Times New Roman" w:hAnsi="Times New Roman" w:cs="Times New Roman"/>
          <w:rPrChange w:id="2157" w:author="jake moses" w:date="2020-12-08T16:38:00Z">
            <w:rPr>
              <w:ins w:id="2158" w:author="jake moses" w:date="2020-12-08T16:32:00Z"/>
              <w:rFonts w:ascii="Courier New" w:hAnsi="Courier New" w:cs="Courier New"/>
            </w:rPr>
          </w:rPrChange>
        </w:rPr>
      </w:pPr>
      <w:ins w:id="2159" w:author="jake moses" w:date="2020-12-08T16:32:00Z">
        <w:r w:rsidRPr="00E17A95">
          <w:rPr>
            <w:rFonts w:ascii="Times New Roman" w:hAnsi="Times New Roman" w:cs="Times New Roman"/>
            <w:rPrChange w:id="2160" w:author="jake moses" w:date="2020-12-08T16:38:00Z">
              <w:rPr>
                <w:rFonts w:ascii="Courier New" w:hAnsi="Courier New" w:cs="Courier New"/>
              </w:rPr>
            </w:rPrChange>
          </w:rPr>
          <w:t>{</w:t>
        </w:r>
      </w:ins>
    </w:p>
    <w:p w14:paraId="063796B0" w14:textId="77777777" w:rsidR="003B7099" w:rsidRPr="00E17A95" w:rsidRDefault="003B7099" w:rsidP="000831BD">
      <w:pPr>
        <w:pStyle w:val="PlainText"/>
        <w:rPr>
          <w:ins w:id="2161" w:author="jake moses" w:date="2020-12-08T16:32:00Z"/>
          <w:rFonts w:ascii="Times New Roman" w:hAnsi="Times New Roman" w:cs="Times New Roman"/>
          <w:rPrChange w:id="2162" w:author="jake moses" w:date="2020-12-08T16:38:00Z">
            <w:rPr>
              <w:ins w:id="2163" w:author="jake moses" w:date="2020-12-08T16:32:00Z"/>
              <w:rFonts w:ascii="Courier New" w:hAnsi="Courier New" w:cs="Courier New"/>
            </w:rPr>
          </w:rPrChange>
        </w:rPr>
      </w:pPr>
    </w:p>
    <w:p w14:paraId="1D9C9D08" w14:textId="77777777" w:rsidR="003B7099" w:rsidRPr="00E17A95" w:rsidRDefault="003B7099" w:rsidP="000831BD">
      <w:pPr>
        <w:pStyle w:val="PlainText"/>
        <w:rPr>
          <w:ins w:id="2164" w:author="jake moses" w:date="2020-12-08T16:32:00Z"/>
          <w:rFonts w:ascii="Times New Roman" w:hAnsi="Times New Roman" w:cs="Times New Roman"/>
          <w:rPrChange w:id="2165" w:author="jake moses" w:date="2020-12-08T16:38:00Z">
            <w:rPr>
              <w:ins w:id="2166" w:author="jake moses" w:date="2020-12-08T16:32:00Z"/>
              <w:rFonts w:ascii="Courier New" w:hAnsi="Courier New" w:cs="Courier New"/>
            </w:rPr>
          </w:rPrChange>
        </w:rPr>
      </w:pPr>
      <w:ins w:id="2167" w:author="jake moses" w:date="2020-12-08T16:32:00Z">
        <w:r w:rsidRPr="00E17A95">
          <w:rPr>
            <w:rFonts w:ascii="Times New Roman" w:hAnsi="Times New Roman" w:cs="Times New Roman"/>
            <w:rPrChange w:id="2168" w:author="jake moses" w:date="2020-12-08T16:38:00Z">
              <w:rPr>
                <w:rFonts w:ascii="Courier New" w:hAnsi="Courier New" w:cs="Courier New"/>
              </w:rPr>
            </w:rPrChange>
          </w:rPr>
          <w:t xml:space="preserve">    // Software reset enabled. USCI logic held in reset state.</w:t>
        </w:r>
      </w:ins>
    </w:p>
    <w:p w14:paraId="1C40ED23" w14:textId="77777777" w:rsidR="003B7099" w:rsidRPr="00E17A95" w:rsidRDefault="003B7099" w:rsidP="000831BD">
      <w:pPr>
        <w:pStyle w:val="PlainText"/>
        <w:rPr>
          <w:ins w:id="2169" w:author="jake moses" w:date="2020-12-08T16:32:00Z"/>
          <w:rFonts w:ascii="Times New Roman" w:hAnsi="Times New Roman" w:cs="Times New Roman"/>
          <w:rPrChange w:id="2170" w:author="jake moses" w:date="2020-12-08T16:38:00Z">
            <w:rPr>
              <w:ins w:id="2171" w:author="jake moses" w:date="2020-12-08T16:32:00Z"/>
              <w:rFonts w:ascii="Courier New" w:hAnsi="Courier New" w:cs="Courier New"/>
            </w:rPr>
          </w:rPrChange>
        </w:rPr>
      </w:pPr>
      <w:ins w:id="2172" w:author="jake moses" w:date="2020-12-08T16:32:00Z">
        <w:r w:rsidRPr="00E17A95">
          <w:rPr>
            <w:rFonts w:ascii="Times New Roman" w:hAnsi="Times New Roman" w:cs="Times New Roman"/>
            <w:rPrChange w:id="2173" w:author="jake moses" w:date="2020-12-08T16:38:00Z">
              <w:rPr>
                <w:rFonts w:ascii="Courier New" w:hAnsi="Courier New" w:cs="Courier New"/>
              </w:rPr>
            </w:rPrChange>
          </w:rPr>
          <w:t xml:space="preserve">    UCA0CTL1 |= UCSWRST;</w:t>
        </w:r>
      </w:ins>
    </w:p>
    <w:p w14:paraId="01D61828" w14:textId="77777777" w:rsidR="003B7099" w:rsidRPr="00E17A95" w:rsidRDefault="003B7099" w:rsidP="000831BD">
      <w:pPr>
        <w:pStyle w:val="PlainText"/>
        <w:rPr>
          <w:ins w:id="2174" w:author="jake moses" w:date="2020-12-08T16:32:00Z"/>
          <w:rFonts w:ascii="Times New Roman" w:hAnsi="Times New Roman" w:cs="Times New Roman"/>
          <w:rPrChange w:id="2175" w:author="jake moses" w:date="2020-12-08T16:38:00Z">
            <w:rPr>
              <w:ins w:id="2176" w:author="jake moses" w:date="2020-12-08T16:32:00Z"/>
              <w:rFonts w:ascii="Courier New" w:hAnsi="Courier New" w:cs="Courier New"/>
            </w:rPr>
          </w:rPrChange>
        </w:rPr>
      </w:pPr>
    </w:p>
    <w:p w14:paraId="0D69721A" w14:textId="77777777" w:rsidR="003B7099" w:rsidRPr="00E17A95" w:rsidRDefault="003B7099" w:rsidP="000831BD">
      <w:pPr>
        <w:pStyle w:val="PlainText"/>
        <w:rPr>
          <w:ins w:id="2177" w:author="jake moses" w:date="2020-12-08T16:32:00Z"/>
          <w:rFonts w:ascii="Times New Roman" w:hAnsi="Times New Roman" w:cs="Times New Roman"/>
          <w:rPrChange w:id="2178" w:author="jake moses" w:date="2020-12-08T16:38:00Z">
            <w:rPr>
              <w:ins w:id="2179" w:author="jake moses" w:date="2020-12-08T16:32:00Z"/>
              <w:rFonts w:ascii="Courier New" w:hAnsi="Courier New" w:cs="Courier New"/>
            </w:rPr>
          </w:rPrChange>
        </w:rPr>
      </w:pPr>
      <w:ins w:id="2180" w:author="jake moses" w:date="2020-12-08T16:32:00Z">
        <w:r w:rsidRPr="00E17A95">
          <w:rPr>
            <w:rFonts w:ascii="Times New Roman" w:hAnsi="Times New Roman" w:cs="Times New Roman"/>
            <w:rPrChange w:id="2181" w:author="jake moses" w:date="2020-12-08T16:38:00Z">
              <w:rPr>
                <w:rFonts w:ascii="Courier New" w:hAnsi="Courier New" w:cs="Courier New"/>
              </w:rPr>
            </w:rPrChange>
          </w:rPr>
          <w:t xml:space="preserve">    // Select USCI UART functionality.</w:t>
        </w:r>
      </w:ins>
    </w:p>
    <w:p w14:paraId="214B1270" w14:textId="77777777" w:rsidR="003B7099" w:rsidRPr="00E17A95" w:rsidRDefault="003B7099" w:rsidP="000831BD">
      <w:pPr>
        <w:pStyle w:val="PlainText"/>
        <w:rPr>
          <w:ins w:id="2182" w:author="jake moses" w:date="2020-12-08T16:32:00Z"/>
          <w:rFonts w:ascii="Times New Roman" w:hAnsi="Times New Roman" w:cs="Times New Roman"/>
          <w:rPrChange w:id="2183" w:author="jake moses" w:date="2020-12-08T16:38:00Z">
            <w:rPr>
              <w:ins w:id="2184" w:author="jake moses" w:date="2020-12-08T16:32:00Z"/>
              <w:rFonts w:ascii="Courier New" w:hAnsi="Courier New" w:cs="Courier New"/>
            </w:rPr>
          </w:rPrChange>
        </w:rPr>
      </w:pPr>
      <w:ins w:id="2185" w:author="jake moses" w:date="2020-12-08T16:32:00Z">
        <w:r w:rsidRPr="00E17A95">
          <w:rPr>
            <w:rFonts w:ascii="Times New Roman" w:hAnsi="Times New Roman" w:cs="Times New Roman"/>
            <w:rPrChange w:id="2186" w:author="jake moses" w:date="2020-12-08T16:38:00Z">
              <w:rPr>
                <w:rFonts w:ascii="Courier New" w:hAnsi="Courier New" w:cs="Courier New"/>
              </w:rPr>
            </w:rPrChange>
          </w:rPr>
          <w:t xml:space="preserve">    UCA0CTLW0 |= UCSSEL__SMCLK + UCRXEIE;</w:t>
        </w:r>
      </w:ins>
    </w:p>
    <w:p w14:paraId="580F05A3" w14:textId="77777777" w:rsidR="003B7099" w:rsidRPr="00E17A95" w:rsidRDefault="003B7099" w:rsidP="000831BD">
      <w:pPr>
        <w:pStyle w:val="PlainText"/>
        <w:rPr>
          <w:ins w:id="2187" w:author="jake moses" w:date="2020-12-08T16:32:00Z"/>
          <w:rFonts w:ascii="Times New Roman" w:hAnsi="Times New Roman" w:cs="Times New Roman"/>
          <w:rPrChange w:id="2188" w:author="jake moses" w:date="2020-12-08T16:38:00Z">
            <w:rPr>
              <w:ins w:id="2189" w:author="jake moses" w:date="2020-12-08T16:32:00Z"/>
              <w:rFonts w:ascii="Courier New" w:hAnsi="Courier New" w:cs="Courier New"/>
            </w:rPr>
          </w:rPrChange>
        </w:rPr>
      </w:pPr>
      <w:ins w:id="2190" w:author="jake moses" w:date="2020-12-08T16:32:00Z">
        <w:r w:rsidRPr="00E17A95">
          <w:rPr>
            <w:rFonts w:ascii="Times New Roman" w:hAnsi="Times New Roman" w:cs="Times New Roman"/>
            <w:rPrChange w:id="2191" w:author="jake moses" w:date="2020-12-08T16:38:00Z">
              <w:rPr>
                <w:rFonts w:ascii="Courier New" w:hAnsi="Courier New" w:cs="Courier New"/>
              </w:rPr>
            </w:rPrChange>
          </w:rPr>
          <w:t xml:space="preserve">        // Baud Rate calculation</w:t>
        </w:r>
      </w:ins>
    </w:p>
    <w:p w14:paraId="53582BD6" w14:textId="77777777" w:rsidR="003B7099" w:rsidRPr="00E17A95" w:rsidRDefault="003B7099" w:rsidP="000831BD">
      <w:pPr>
        <w:pStyle w:val="PlainText"/>
        <w:rPr>
          <w:ins w:id="2192" w:author="jake moses" w:date="2020-12-08T16:32:00Z"/>
          <w:rFonts w:ascii="Times New Roman" w:hAnsi="Times New Roman" w:cs="Times New Roman"/>
          <w:rPrChange w:id="2193" w:author="jake moses" w:date="2020-12-08T16:38:00Z">
            <w:rPr>
              <w:ins w:id="2194" w:author="jake moses" w:date="2020-12-08T16:32:00Z"/>
              <w:rFonts w:ascii="Courier New" w:hAnsi="Courier New" w:cs="Courier New"/>
            </w:rPr>
          </w:rPrChange>
        </w:rPr>
      </w:pPr>
      <w:ins w:id="2195" w:author="jake moses" w:date="2020-12-08T16:32:00Z">
        <w:r w:rsidRPr="00E17A95">
          <w:rPr>
            <w:rFonts w:ascii="Times New Roman" w:hAnsi="Times New Roman" w:cs="Times New Roman"/>
            <w:rPrChange w:id="2196" w:author="jake moses" w:date="2020-12-08T16:38:00Z">
              <w:rPr>
                <w:rFonts w:ascii="Courier New" w:hAnsi="Courier New" w:cs="Courier New"/>
              </w:rPr>
            </w:rPrChange>
          </w:rPr>
          <w:t xml:space="preserve">    UCA0BRW = </w:t>
        </w:r>
        <w:proofErr w:type="gramStart"/>
        <w:r w:rsidRPr="00E17A95">
          <w:rPr>
            <w:rFonts w:ascii="Times New Roman" w:hAnsi="Times New Roman" w:cs="Times New Roman"/>
            <w:rPrChange w:id="2197" w:author="jake moses" w:date="2020-12-08T16:38:00Z">
              <w:rPr>
                <w:rFonts w:ascii="Courier New" w:hAnsi="Courier New" w:cs="Courier New"/>
              </w:rPr>
            </w:rPrChange>
          </w:rPr>
          <w:t xml:space="preserve">6;   </w:t>
        </w:r>
        <w:proofErr w:type="gramEnd"/>
        <w:r w:rsidRPr="00E17A95">
          <w:rPr>
            <w:rFonts w:ascii="Times New Roman" w:hAnsi="Times New Roman" w:cs="Times New Roman"/>
            <w:rPrChange w:id="2198" w:author="jake moses" w:date="2020-12-08T16:38:00Z">
              <w:rPr>
                <w:rFonts w:ascii="Courier New" w:hAnsi="Courier New" w:cs="Courier New"/>
              </w:rPr>
            </w:rPrChange>
          </w:rPr>
          <w:t xml:space="preserve">                           // 1000000/115200 = 8.68</w:t>
        </w:r>
      </w:ins>
    </w:p>
    <w:p w14:paraId="7896809D" w14:textId="77777777" w:rsidR="003B7099" w:rsidRPr="00E17A95" w:rsidRDefault="003B7099" w:rsidP="000831BD">
      <w:pPr>
        <w:pStyle w:val="PlainText"/>
        <w:rPr>
          <w:ins w:id="2199" w:author="jake moses" w:date="2020-12-08T16:32:00Z"/>
          <w:rFonts w:ascii="Times New Roman" w:hAnsi="Times New Roman" w:cs="Times New Roman"/>
          <w:rPrChange w:id="2200" w:author="jake moses" w:date="2020-12-08T16:38:00Z">
            <w:rPr>
              <w:ins w:id="2201" w:author="jake moses" w:date="2020-12-08T16:32:00Z"/>
              <w:rFonts w:ascii="Courier New" w:hAnsi="Courier New" w:cs="Courier New"/>
            </w:rPr>
          </w:rPrChange>
        </w:rPr>
      </w:pPr>
      <w:ins w:id="2202" w:author="jake moses" w:date="2020-12-08T16:32:00Z">
        <w:r w:rsidRPr="00E17A95">
          <w:rPr>
            <w:rFonts w:ascii="Times New Roman" w:hAnsi="Times New Roman" w:cs="Times New Roman"/>
            <w:rPrChange w:id="2203" w:author="jake moses" w:date="2020-12-08T16:38:00Z">
              <w:rPr>
                <w:rFonts w:ascii="Courier New" w:hAnsi="Courier New" w:cs="Courier New"/>
              </w:rPr>
            </w:rPrChange>
          </w:rPr>
          <w:t xml:space="preserve">    UCA0MCTLW |= UCOS16 | UCBRF_8 | 0x</w:t>
        </w:r>
        <w:proofErr w:type="gramStart"/>
        <w:r w:rsidRPr="00E17A95">
          <w:rPr>
            <w:rFonts w:ascii="Times New Roman" w:hAnsi="Times New Roman" w:cs="Times New Roman"/>
            <w:rPrChange w:id="2204" w:author="jake moses" w:date="2020-12-08T16:38:00Z">
              <w:rPr>
                <w:rFonts w:ascii="Courier New" w:hAnsi="Courier New" w:cs="Courier New"/>
              </w:rPr>
            </w:rPrChange>
          </w:rPr>
          <w:t xml:space="preserve">20;   </w:t>
        </w:r>
        <w:proofErr w:type="gramEnd"/>
        <w:r w:rsidRPr="00E17A95">
          <w:rPr>
            <w:rFonts w:ascii="Times New Roman" w:hAnsi="Times New Roman" w:cs="Times New Roman"/>
            <w:rPrChange w:id="2205" w:author="jake moses" w:date="2020-12-08T16:38:00Z">
              <w:rPr>
                <w:rFonts w:ascii="Courier New" w:hAnsi="Courier New" w:cs="Courier New"/>
              </w:rPr>
            </w:rPrChange>
          </w:rPr>
          <w:t xml:space="preserve">//0xD600 is </w:t>
        </w:r>
        <w:proofErr w:type="spellStart"/>
        <w:r w:rsidRPr="00E17A95">
          <w:rPr>
            <w:rFonts w:ascii="Times New Roman" w:hAnsi="Times New Roman" w:cs="Times New Roman"/>
            <w:rPrChange w:id="2206" w:author="jake moses" w:date="2020-12-08T16:38:00Z">
              <w:rPr>
                <w:rFonts w:ascii="Courier New" w:hAnsi="Courier New" w:cs="Courier New"/>
              </w:rPr>
            </w:rPrChange>
          </w:rPr>
          <w:t>UCBRSx</w:t>
        </w:r>
        <w:proofErr w:type="spellEnd"/>
        <w:r w:rsidRPr="00E17A95">
          <w:rPr>
            <w:rFonts w:ascii="Times New Roman" w:hAnsi="Times New Roman" w:cs="Times New Roman"/>
            <w:rPrChange w:id="2207" w:author="jake moses" w:date="2020-12-08T16:38:00Z">
              <w:rPr>
                <w:rFonts w:ascii="Courier New" w:hAnsi="Courier New" w:cs="Courier New"/>
              </w:rPr>
            </w:rPrChange>
          </w:rPr>
          <w:t xml:space="preserve"> = 0xD6</w:t>
        </w:r>
      </w:ins>
    </w:p>
    <w:p w14:paraId="40D0F900" w14:textId="77777777" w:rsidR="003B7099" w:rsidRPr="00E17A95" w:rsidRDefault="003B7099" w:rsidP="000831BD">
      <w:pPr>
        <w:pStyle w:val="PlainText"/>
        <w:rPr>
          <w:ins w:id="2208" w:author="jake moses" w:date="2020-12-08T16:32:00Z"/>
          <w:rFonts w:ascii="Times New Roman" w:hAnsi="Times New Roman" w:cs="Times New Roman"/>
          <w:rPrChange w:id="2209" w:author="jake moses" w:date="2020-12-08T16:38:00Z">
            <w:rPr>
              <w:ins w:id="2210" w:author="jake moses" w:date="2020-12-08T16:32:00Z"/>
              <w:rFonts w:ascii="Courier New" w:hAnsi="Courier New" w:cs="Courier New"/>
            </w:rPr>
          </w:rPrChange>
        </w:rPr>
      </w:pPr>
      <w:ins w:id="2211" w:author="jake moses" w:date="2020-12-08T16:32:00Z">
        <w:r w:rsidRPr="00E17A95">
          <w:rPr>
            <w:rFonts w:ascii="Times New Roman" w:hAnsi="Times New Roman" w:cs="Times New Roman"/>
            <w:rPrChange w:id="2212" w:author="jake moses" w:date="2020-12-08T16:38:00Z">
              <w:rPr>
                <w:rFonts w:ascii="Courier New" w:hAnsi="Courier New" w:cs="Courier New"/>
              </w:rPr>
            </w:rPrChange>
          </w:rPr>
          <w:t xml:space="preserve">                                                  // </w:t>
        </w:r>
        <w:proofErr w:type="spellStart"/>
        <w:r w:rsidRPr="00E17A95">
          <w:rPr>
            <w:rFonts w:ascii="Times New Roman" w:hAnsi="Times New Roman" w:cs="Times New Roman"/>
            <w:rPrChange w:id="2213" w:author="jake moses" w:date="2020-12-08T16:38:00Z">
              <w:rPr>
                <w:rFonts w:ascii="Courier New" w:hAnsi="Courier New" w:cs="Courier New"/>
              </w:rPr>
            </w:rPrChange>
          </w:rPr>
          <w:t>UCBRSx</w:t>
        </w:r>
        <w:proofErr w:type="spellEnd"/>
        <w:r w:rsidRPr="00E17A95">
          <w:rPr>
            <w:rFonts w:ascii="Times New Roman" w:hAnsi="Times New Roman" w:cs="Times New Roman"/>
            <w:rPrChange w:id="2214" w:author="jake moses" w:date="2020-12-08T16:38:00Z">
              <w:rPr>
                <w:rFonts w:ascii="Courier New" w:hAnsi="Courier New" w:cs="Courier New"/>
              </w:rPr>
            </w:rPrChange>
          </w:rPr>
          <w:t xml:space="preserve"> value = 0xD6 (See UG)</w:t>
        </w:r>
      </w:ins>
    </w:p>
    <w:p w14:paraId="2BED597B" w14:textId="77777777" w:rsidR="003B7099" w:rsidRPr="00E17A95" w:rsidRDefault="003B7099" w:rsidP="000831BD">
      <w:pPr>
        <w:pStyle w:val="PlainText"/>
        <w:rPr>
          <w:ins w:id="2215" w:author="jake moses" w:date="2020-12-08T16:32:00Z"/>
          <w:rFonts w:ascii="Times New Roman" w:hAnsi="Times New Roman" w:cs="Times New Roman"/>
          <w:rPrChange w:id="2216" w:author="jake moses" w:date="2020-12-08T16:38:00Z">
            <w:rPr>
              <w:ins w:id="2217" w:author="jake moses" w:date="2020-12-08T16:32:00Z"/>
              <w:rFonts w:ascii="Courier New" w:hAnsi="Courier New" w:cs="Courier New"/>
            </w:rPr>
          </w:rPrChange>
        </w:rPr>
      </w:pPr>
      <w:ins w:id="2218" w:author="jake moses" w:date="2020-12-08T16:32:00Z">
        <w:r w:rsidRPr="00E17A95">
          <w:rPr>
            <w:rFonts w:ascii="Times New Roman" w:hAnsi="Times New Roman" w:cs="Times New Roman"/>
            <w:rPrChange w:id="2219" w:author="jake moses" w:date="2020-12-08T16:38:00Z">
              <w:rPr>
                <w:rFonts w:ascii="Courier New" w:hAnsi="Courier New" w:cs="Courier New"/>
              </w:rPr>
            </w:rPrChange>
          </w:rPr>
          <w:lastRenderedPageBreak/>
          <w:t xml:space="preserve">    UCA0BR1 = 0;</w:t>
        </w:r>
      </w:ins>
    </w:p>
    <w:p w14:paraId="4B8E8D6A" w14:textId="77777777" w:rsidR="003B7099" w:rsidRPr="00E17A95" w:rsidRDefault="003B7099" w:rsidP="000831BD">
      <w:pPr>
        <w:pStyle w:val="PlainText"/>
        <w:rPr>
          <w:ins w:id="2220" w:author="jake moses" w:date="2020-12-08T16:32:00Z"/>
          <w:rFonts w:ascii="Times New Roman" w:hAnsi="Times New Roman" w:cs="Times New Roman"/>
          <w:rPrChange w:id="2221" w:author="jake moses" w:date="2020-12-08T16:38:00Z">
            <w:rPr>
              <w:ins w:id="2222" w:author="jake moses" w:date="2020-12-08T16:32:00Z"/>
              <w:rFonts w:ascii="Courier New" w:hAnsi="Courier New" w:cs="Courier New"/>
            </w:rPr>
          </w:rPrChange>
        </w:rPr>
      </w:pPr>
    </w:p>
    <w:p w14:paraId="36D3EB28" w14:textId="77777777" w:rsidR="003B7099" w:rsidRPr="00E17A95" w:rsidRDefault="003B7099" w:rsidP="000831BD">
      <w:pPr>
        <w:pStyle w:val="PlainText"/>
        <w:rPr>
          <w:ins w:id="2223" w:author="jake moses" w:date="2020-12-08T16:32:00Z"/>
          <w:rFonts w:ascii="Times New Roman" w:hAnsi="Times New Roman" w:cs="Times New Roman"/>
          <w:rPrChange w:id="2224" w:author="jake moses" w:date="2020-12-08T16:38:00Z">
            <w:rPr>
              <w:ins w:id="2225" w:author="jake moses" w:date="2020-12-08T16:32:00Z"/>
              <w:rFonts w:ascii="Courier New" w:hAnsi="Courier New" w:cs="Courier New"/>
            </w:rPr>
          </w:rPrChange>
        </w:rPr>
      </w:pPr>
      <w:ins w:id="2226" w:author="jake moses" w:date="2020-12-08T16:32:00Z">
        <w:r w:rsidRPr="00E17A95">
          <w:rPr>
            <w:rFonts w:ascii="Times New Roman" w:hAnsi="Times New Roman" w:cs="Times New Roman"/>
            <w:rPrChange w:id="2227" w:author="jake moses" w:date="2020-12-08T16:38:00Z">
              <w:rPr>
                <w:rFonts w:ascii="Courier New" w:hAnsi="Courier New" w:cs="Courier New"/>
              </w:rPr>
            </w:rPrChange>
          </w:rPr>
          <w:t xml:space="preserve">    P1SEL1 &amp;= </w:t>
        </w:r>
        <w:proofErr w:type="gramStart"/>
        <w:r w:rsidRPr="00E17A95">
          <w:rPr>
            <w:rFonts w:ascii="Times New Roman" w:hAnsi="Times New Roman" w:cs="Times New Roman"/>
            <w:rPrChange w:id="2228" w:author="jake moses" w:date="2020-12-08T16:38:00Z">
              <w:rPr>
                <w:rFonts w:ascii="Courier New" w:hAnsi="Courier New" w:cs="Courier New"/>
              </w:rPr>
            </w:rPrChange>
          </w:rPr>
          <w:t>~(</w:t>
        </w:r>
        <w:proofErr w:type="gramEnd"/>
        <w:r w:rsidRPr="00E17A95">
          <w:rPr>
            <w:rFonts w:ascii="Times New Roman" w:hAnsi="Times New Roman" w:cs="Times New Roman"/>
            <w:rPrChange w:id="2229" w:author="jake moses" w:date="2020-12-08T16:38:00Z">
              <w:rPr>
                <w:rFonts w:ascii="Courier New" w:hAnsi="Courier New" w:cs="Courier New"/>
              </w:rPr>
            </w:rPrChange>
          </w:rPr>
          <w:t>BIT6 | BIT7);        // USCI_A0 UART operation</w:t>
        </w:r>
      </w:ins>
    </w:p>
    <w:p w14:paraId="7AF13A97" w14:textId="77777777" w:rsidR="003B7099" w:rsidRPr="00E17A95" w:rsidRDefault="003B7099" w:rsidP="000831BD">
      <w:pPr>
        <w:pStyle w:val="PlainText"/>
        <w:rPr>
          <w:ins w:id="2230" w:author="jake moses" w:date="2020-12-08T16:32:00Z"/>
          <w:rFonts w:ascii="Times New Roman" w:hAnsi="Times New Roman" w:cs="Times New Roman"/>
          <w:rPrChange w:id="2231" w:author="jake moses" w:date="2020-12-08T16:38:00Z">
            <w:rPr>
              <w:ins w:id="2232" w:author="jake moses" w:date="2020-12-08T16:32:00Z"/>
              <w:rFonts w:ascii="Courier New" w:hAnsi="Courier New" w:cs="Courier New"/>
            </w:rPr>
          </w:rPrChange>
        </w:rPr>
      </w:pPr>
      <w:ins w:id="2233" w:author="jake moses" w:date="2020-12-08T16:32:00Z">
        <w:r w:rsidRPr="00E17A95">
          <w:rPr>
            <w:rFonts w:ascii="Times New Roman" w:hAnsi="Times New Roman" w:cs="Times New Roman"/>
            <w:rPrChange w:id="2234" w:author="jake moses" w:date="2020-12-08T16:38:00Z">
              <w:rPr>
                <w:rFonts w:ascii="Courier New" w:hAnsi="Courier New" w:cs="Courier New"/>
              </w:rPr>
            </w:rPrChange>
          </w:rPr>
          <w:t xml:space="preserve">    P1SEL0 |= BIT6 | BIT7;</w:t>
        </w:r>
      </w:ins>
    </w:p>
    <w:p w14:paraId="1361A3A0" w14:textId="77777777" w:rsidR="003B7099" w:rsidRPr="00E17A95" w:rsidRDefault="003B7099" w:rsidP="000831BD">
      <w:pPr>
        <w:pStyle w:val="PlainText"/>
        <w:rPr>
          <w:ins w:id="2235" w:author="jake moses" w:date="2020-12-08T16:32:00Z"/>
          <w:rFonts w:ascii="Times New Roman" w:hAnsi="Times New Roman" w:cs="Times New Roman"/>
          <w:rPrChange w:id="2236" w:author="jake moses" w:date="2020-12-08T16:38:00Z">
            <w:rPr>
              <w:ins w:id="2237" w:author="jake moses" w:date="2020-12-08T16:32:00Z"/>
              <w:rFonts w:ascii="Courier New" w:hAnsi="Courier New" w:cs="Courier New"/>
            </w:rPr>
          </w:rPrChange>
        </w:rPr>
      </w:pPr>
    </w:p>
    <w:p w14:paraId="23CEF2D7" w14:textId="77777777" w:rsidR="003B7099" w:rsidRPr="00E17A95" w:rsidRDefault="003B7099" w:rsidP="000831BD">
      <w:pPr>
        <w:pStyle w:val="PlainText"/>
        <w:rPr>
          <w:ins w:id="2238" w:author="jake moses" w:date="2020-12-08T16:32:00Z"/>
          <w:rFonts w:ascii="Times New Roman" w:hAnsi="Times New Roman" w:cs="Times New Roman"/>
          <w:rPrChange w:id="2239" w:author="jake moses" w:date="2020-12-08T16:38:00Z">
            <w:rPr>
              <w:ins w:id="2240" w:author="jake moses" w:date="2020-12-08T16:32:00Z"/>
              <w:rFonts w:ascii="Courier New" w:hAnsi="Courier New" w:cs="Courier New"/>
            </w:rPr>
          </w:rPrChange>
        </w:rPr>
      </w:pPr>
      <w:ins w:id="2241" w:author="jake moses" w:date="2020-12-08T16:32:00Z">
        <w:r w:rsidRPr="00E17A95">
          <w:rPr>
            <w:rFonts w:ascii="Times New Roman" w:hAnsi="Times New Roman" w:cs="Times New Roman"/>
            <w:rPrChange w:id="2242" w:author="jake moses" w:date="2020-12-08T16:38:00Z">
              <w:rPr>
                <w:rFonts w:ascii="Courier New" w:hAnsi="Courier New" w:cs="Courier New"/>
              </w:rPr>
            </w:rPrChange>
          </w:rPr>
          <w:t xml:space="preserve">    SET_RECEIVE_AS_AN_INPUT;</w:t>
        </w:r>
      </w:ins>
    </w:p>
    <w:p w14:paraId="5546E10B" w14:textId="77777777" w:rsidR="003B7099" w:rsidRPr="00E17A95" w:rsidRDefault="003B7099" w:rsidP="000831BD">
      <w:pPr>
        <w:pStyle w:val="PlainText"/>
        <w:rPr>
          <w:ins w:id="2243" w:author="jake moses" w:date="2020-12-08T16:32:00Z"/>
          <w:rFonts w:ascii="Times New Roman" w:hAnsi="Times New Roman" w:cs="Times New Roman"/>
          <w:rPrChange w:id="2244" w:author="jake moses" w:date="2020-12-08T16:38:00Z">
            <w:rPr>
              <w:ins w:id="2245" w:author="jake moses" w:date="2020-12-08T16:32:00Z"/>
              <w:rFonts w:ascii="Courier New" w:hAnsi="Courier New" w:cs="Courier New"/>
            </w:rPr>
          </w:rPrChange>
        </w:rPr>
      </w:pPr>
      <w:ins w:id="2246" w:author="jake moses" w:date="2020-12-08T16:32:00Z">
        <w:r w:rsidRPr="00E17A95">
          <w:rPr>
            <w:rFonts w:ascii="Times New Roman" w:hAnsi="Times New Roman" w:cs="Times New Roman"/>
            <w:rPrChange w:id="2247" w:author="jake moses" w:date="2020-12-08T16:38:00Z">
              <w:rPr>
                <w:rFonts w:ascii="Courier New" w:hAnsi="Courier New" w:cs="Courier New"/>
              </w:rPr>
            </w:rPrChange>
          </w:rPr>
          <w:t xml:space="preserve">    SET_TRANSMIT_AS_AN_OUTPUT;</w:t>
        </w:r>
      </w:ins>
    </w:p>
    <w:p w14:paraId="1B345304" w14:textId="77777777" w:rsidR="003B7099" w:rsidRPr="00E17A95" w:rsidRDefault="003B7099" w:rsidP="000831BD">
      <w:pPr>
        <w:pStyle w:val="PlainText"/>
        <w:rPr>
          <w:ins w:id="2248" w:author="jake moses" w:date="2020-12-08T16:32:00Z"/>
          <w:rFonts w:ascii="Times New Roman" w:hAnsi="Times New Roman" w:cs="Times New Roman"/>
          <w:rPrChange w:id="2249" w:author="jake moses" w:date="2020-12-08T16:38:00Z">
            <w:rPr>
              <w:ins w:id="2250" w:author="jake moses" w:date="2020-12-08T16:32:00Z"/>
              <w:rFonts w:ascii="Courier New" w:hAnsi="Courier New" w:cs="Courier New"/>
            </w:rPr>
          </w:rPrChange>
        </w:rPr>
      </w:pPr>
    </w:p>
    <w:p w14:paraId="41618922" w14:textId="77777777" w:rsidR="003B7099" w:rsidRPr="00E17A95" w:rsidRDefault="003B7099" w:rsidP="000831BD">
      <w:pPr>
        <w:pStyle w:val="PlainText"/>
        <w:rPr>
          <w:ins w:id="2251" w:author="jake moses" w:date="2020-12-08T16:32:00Z"/>
          <w:rFonts w:ascii="Times New Roman" w:hAnsi="Times New Roman" w:cs="Times New Roman"/>
          <w:rPrChange w:id="2252" w:author="jake moses" w:date="2020-12-08T16:38:00Z">
            <w:rPr>
              <w:ins w:id="2253" w:author="jake moses" w:date="2020-12-08T16:32:00Z"/>
              <w:rFonts w:ascii="Courier New" w:hAnsi="Courier New" w:cs="Courier New"/>
            </w:rPr>
          </w:rPrChange>
        </w:rPr>
      </w:pPr>
      <w:ins w:id="2254" w:author="jake moses" w:date="2020-12-08T16:32:00Z">
        <w:r w:rsidRPr="00E17A95">
          <w:rPr>
            <w:rFonts w:ascii="Times New Roman" w:hAnsi="Times New Roman" w:cs="Times New Roman"/>
            <w:rPrChange w:id="2255" w:author="jake moses" w:date="2020-12-08T16:38:00Z">
              <w:rPr>
                <w:rFonts w:ascii="Courier New" w:hAnsi="Courier New" w:cs="Courier New"/>
              </w:rPr>
            </w:rPrChange>
          </w:rPr>
          <w:t>//    SET_STATE_AS_AN_OUTPUT; // Bluetooth state pin (not needed)</w:t>
        </w:r>
      </w:ins>
    </w:p>
    <w:p w14:paraId="55D6BE88" w14:textId="77777777" w:rsidR="003B7099" w:rsidRPr="00E17A95" w:rsidRDefault="003B7099" w:rsidP="000831BD">
      <w:pPr>
        <w:pStyle w:val="PlainText"/>
        <w:rPr>
          <w:ins w:id="2256" w:author="jake moses" w:date="2020-12-08T16:32:00Z"/>
          <w:rFonts w:ascii="Times New Roman" w:hAnsi="Times New Roman" w:cs="Times New Roman"/>
          <w:rPrChange w:id="2257" w:author="jake moses" w:date="2020-12-08T16:38:00Z">
            <w:rPr>
              <w:ins w:id="2258" w:author="jake moses" w:date="2020-12-08T16:32:00Z"/>
              <w:rFonts w:ascii="Courier New" w:hAnsi="Courier New" w:cs="Courier New"/>
            </w:rPr>
          </w:rPrChange>
        </w:rPr>
      </w:pPr>
      <w:ins w:id="2259" w:author="jake moses" w:date="2020-12-08T16:32:00Z">
        <w:r w:rsidRPr="00E17A95">
          <w:rPr>
            <w:rFonts w:ascii="Times New Roman" w:hAnsi="Times New Roman" w:cs="Times New Roman"/>
            <w:rPrChange w:id="2260" w:author="jake moses" w:date="2020-12-08T16:38:00Z">
              <w:rPr>
                <w:rFonts w:ascii="Courier New" w:hAnsi="Courier New" w:cs="Courier New"/>
              </w:rPr>
            </w:rPrChange>
          </w:rPr>
          <w:t>//    SET_EN_AS_AN_OUTPUT; // Bluetooth enable pin (not needed)</w:t>
        </w:r>
      </w:ins>
    </w:p>
    <w:p w14:paraId="2A5857CD" w14:textId="77777777" w:rsidR="003B7099" w:rsidRPr="00E17A95" w:rsidRDefault="003B7099" w:rsidP="000831BD">
      <w:pPr>
        <w:pStyle w:val="PlainText"/>
        <w:rPr>
          <w:ins w:id="2261" w:author="jake moses" w:date="2020-12-08T16:32:00Z"/>
          <w:rFonts w:ascii="Times New Roman" w:hAnsi="Times New Roman" w:cs="Times New Roman"/>
          <w:rPrChange w:id="2262" w:author="jake moses" w:date="2020-12-08T16:38:00Z">
            <w:rPr>
              <w:ins w:id="2263" w:author="jake moses" w:date="2020-12-08T16:32:00Z"/>
              <w:rFonts w:ascii="Courier New" w:hAnsi="Courier New" w:cs="Courier New"/>
            </w:rPr>
          </w:rPrChange>
        </w:rPr>
      </w:pPr>
    </w:p>
    <w:p w14:paraId="1A2D18A2" w14:textId="77777777" w:rsidR="003B7099" w:rsidRPr="00E17A95" w:rsidRDefault="003B7099" w:rsidP="000831BD">
      <w:pPr>
        <w:pStyle w:val="PlainText"/>
        <w:rPr>
          <w:ins w:id="2264" w:author="jake moses" w:date="2020-12-08T16:32:00Z"/>
          <w:rFonts w:ascii="Times New Roman" w:hAnsi="Times New Roman" w:cs="Times New Roman"/>
          <w:rPrChange w:id="2265" w:author="jake moses" w:date="2020-12-08T16:38:00Z">
            <w:rPr>
              <w:ins w:id="2266" w:author="jake moses" w:date="2020-12-08T16:32:00Z"/>
              <w:rFonts w:ascii="Courier New" w:hAnsi="Courier New" w:cs="Courier New"/>
            </w:rPr>
          </w:rPrChange>
        </w:rPr>
      </w:pPr>
      <w:ins w:id="2267" w:author="jake moses" w:date="2020-12-08T16:32:00Z">
        <w:r w:rsidRPr="00E17A95">
          <w:rPr>
            <w:rFonts w:ascii="Times New Roman" w:hAnsi="Times New Roman" w:cs="Times New Roman"/>
            <w:rPrChange w:id="2268" w:author="jake moses" w:date="2020-12-08T16:38:00Z">
              <w:rPr>
                <w:rFonts w:ascii="Courier New" w:hAnsi="Courier New" w:cs="Courier New"/>
              </w:rPr>
            </w:rPrChange>
          </w:rPr>
          <w:t xml:space="preserve">    // Motor Configurations</w:t>
        </w:r>
      </w:ins>
    </w:p>
    <w:p w14:paraId="4F16CB6D" w14:textId="77777777" w:rsidR="003B7099" w:rsidRPr="00E17A95" w:rsidRDefault="003B7099" w:rsidP="000831BD">
      <w:pPr>
        <w:pStyle w:val="PlainText"/>
        <w:rPr>
          <w:ins w:id="2269" w:author="jake moses" w:date="2020-12-08T16:32:00Z"/>
          <w:rFonts w:ascii="Times New Roman" w:hAnsi="Times New Roman" w:cs="Times New Roman"/>
          <w:rPrChange w:id="2270" w:author="jake moses" w:date="2020-12-08T16:38:00Z">
            <w:rPr>
              <w:ins w:id="2271" w:author="jake moses" w:date="2020-12-08T16:32:00Z"/>
              <w:rFonts w:ascii="Courier New" w:hAnsi="Courier New" w:cs="Courier New"/>
            </w:rPr>
          </w:rPrChange>
        </w:rPr>
      </w:pPr>
      <w:ins w:id="2272" w:author="jake moses" w:date="2020-12-08T16:32:00Z">
        <w:r w:rsidRPr="00E17A95">
          <w:rPr>
            <w:rFonts w:ascii="Times New Roman" w:hAnsi="Times New Roman" w:cs="Times New Roman"/>
            <w:rPrChange w:id="2273" w:author="jake moses" w:date="2020-12-08T16:38:00Z">
              <w:rPr>
                <w:rFonts w:ascii="Courier New" w:hAnsi="Courier New" w:cs="Courier New"/>
              </w:rPr>
            </w:rPrChange>
          </w:rPr>
          <w:t xml:space="preserve">    SET_SLEEP_AS_AN_OUTPUT;</w:t>
        </w:r>
      </w:ins>
    </w:p>
    <w:p w14:paraId="388706DD" w14:textId="77777777" w:rsidR="003B7099" w:rsidRPr="00E17A95" w:rsidRDefault="003B7099" w:rsidP="000831BD">
      <w:pPr>
        <w:pStyle w:val="PlainText"/>
        <w:rPr>
          <w:ins w:id="2274" w:author="jake moses" w:date="2020-12-08T16:32:00Z"/>
          <w:rFonts w:ascii="Times New Roman" w:hAnsi="Times New Roman" w:cs="Times New Roman"/>
          <w:rPrChange w:id="2275" w:author="jake moses" w:date="2020-12-08T16:38:00Z">
            <w:rPr>
              <w:ins w:id="2276" w:author="jake moses" w:date="2020-12-08T16:32:00Z"/>
              <w:rFonts w:ascii="Courier New" w:hAnsi="Courier New" w:cs="Courier New"/>
            </w:rPr>
          </w:rPrChange>
        </w:rPr>
      </w:pPr>
      <w:ins w:id="2277" w:author="jake moses" w:date="2020-12-08T16:32:00Z">
        <w:r w:rsidRPr="00E17A95">
          <w:rPr>
            <w:rFonts w:ascii="Times New Roman" w:hAnsi="Times New Roman" w:cs="Times New Roman"/>
            <w:rPrChange w:id="2278" w:author="jake moses" w:date="2020-12-08T16:38:00Z">
              <w:rPr>
                <w:rFonts w:ascii="Courier New" w:hAnsi="Courier New" w:cs="Courier New"/>
              </w:rPr>
            </w:rPrChange>
          </w:rPr>
          <w:t xml:space="preserve">    SET_NENBL_AS_AN_OUTPUT;</w:t>
        </w:r>
      </w:ins>
    </w:p>
    <w:p w14:paraId="2F1F2633" w14:textId="77777777" w:rsidR="003B7099" w:rsidRPr="00E17A95" w:rsidRDefault="003B7099" w:rsidP="000831BD">
      <w:pPr>
        <w:pStyle w:val="PlainText"/>
        <w:rPr>
          <w:ins w:id="2279" w:author="jake moses" w:date="2020-12-08T16:32:00Z"/>
          <w:rFonts w:ascii="Times New Roman" w:hAnsi="Times New Roman" w:cs="Times New Roman"/>
          <w:rPrChange w:id="2280" w:author="jake moses" w:date="2020-12-08T16:38:00Z">
            <w:rPr>
              <w:ins w:id="2281" w:author="jake moses" w:date="2020-12-08T16:32:00Z"/>
              <w:rFonts w:ascii="Courier New" w:hAnsi="Courier New" w:cs="Courier New"/>
            </w:rPr>
          </w:rPrChange>
        </w:rPr>
      </w:pPr>
      <w:ins w:id="2282" w:author="jake moses" w:date="2020-12-08T16:32:00Z">
        <w:r w:rsidRPr="00E17A95">
          <w:rPr>
            <w:rFonts w:ascii="Times New Roman" w:hAnsi="Times New Roman" w:cs="Times New Roman"/>
            <w:rPrChange w:id="2283" w:author="jake moses" w:date="2020-12-08T16:38:00Z">
              <w:rPr>
                <w:rFonts w:ascii="Courier New" w:hAnsi="Courier New" w:cs="Courier New"/>
              </w:rPr>
            </w:rPrChange>
          </w:rPr>
          <w:t xml:space="preserve">    SET_STEP_AS_AN_OUTPUT;</w:t>
        </w:r>
      </w:ins>
    </w:p>
    <w:p w14:paraId="59094B2B" w14:textId="77777777" w:rsidR="003B7099" w:rsidRPr="00E17A95" w:rsidRDefault="003B7099" w:rsidP="000831BD">
      <w:pPr>
        <w:pStyle w:val="PlainText"/>
        <w:rPr>
          <w:ins w:id="2284" w:author="jake moses" w:date="2020-12-08T16:32:00Z"/>
          <w:rFonts w:ascii="Times New Roman" w:hAnsi="Times New Roman" w:cs="Times New Roman"/>
          <w:rPrChange w:id="2285" w:author="jake moses" w:date="2020-12-08T16:38:00Z">
            <w:rPr>
              <w:ins w:id="2286" w:author="jake moses" w:date="2020-12-08T16:32:00Z"/>
              <w:rFonts w:ascii="Courier New" w:hAnsi="Courier New" w:cs="Courier New"/>
            </w:rPr>
          </w:rPrChange>
        </w:rPr>
      </w:pPr>
      <w:ins w:id="2287" w:author="jake moses" w:date="2020-12-08T16:32:00Z">
        <w:r w:rsidRPr="00E17A95">
          <w:rPr>
            <w:rFonts w:ascii="Times New Roman" w:hAnsi="Times New Roman" w:cs="Times New Roman"/>
            <w:rPrChange w:id="2288" w:author="jake moses" w:date="2020-12-08T16:38:00Z">
              <w:rPr>
                <w:rFonts w:ascii="Courier New" w:hAnsi="Courier New" w:cs="Courier New"/>
              </w:rPr>
            </w:rPrChange>
          </w:rPr>
          <w:t xml:space="preserve">    SET_DIR_AS_AN_OUTPUT;</w:t>
        </w:r>
      </w:ins>
    </w:p>
    <w:p w14:paraId="549585E3" w14:textId="77777777" w:rsidR="003B7099" w:rsidRPr="00E17A95" w:rsidRDefault="003B7099" w:rsidP="000831BD">
      <w:pPr>
        <w:pStyle w:val="PlainText"/>
        <w:rPr>
          <w:ins w:id="2289" w:author="jake moses" w:date="2020-12-08T16:32:00Z"/>
          <w:rFonts w:ascii="Times New Roman" w:hAnsi="Times New Roman" w:cs="Times New Roman"/>
          <w:rPrChange w:id="2290" w:author="jake moses" w:date="2020-12-08T16:38:00Z">
            <w:rPr>
              <w:ins w:id="2291" w:author="jake moses" w:date="2020-12-08T16:32:00Z"/>
              <w:rFonts w:ascii="Courier New" w:hAnsi="Courier New" w:cs="Courier New"/>
            </w:rPr>
          </w:rPrChange>
        </w:rPr>
      </w:pPr>
      <w:ins w:id="2292" w:author="jake moses" w:date="2020-12-08T16:32:00Z">
        <w:r w:rsidRPr="00E17A95">
          <w:rPr>
            <w:rFonts w:ascii="Times New Roman" w:hAnsi="Times New Roman" w:cs="Times New Roman"/>
            <w:rPrChange w:id="2293" w:author="jake moses" w:date="2020-12-08T16:38:00Z">
              <w:rPr>
                <w:rFonts w:ascii="Courier New" w:hAnsi="Courier New" w:cs="Courier New"/>
              </w:rPr>
            </w:rPrChange>
          </w:rPr>
          <w:t xml:space="preserve">    SET_M0_AS_AN_OUTPUT;</w:t>
        </w:r>
      </w:ins>
    </w:p>
    <w:p w14:paraId="073E4A6F" w14:textId="77777777" w:rsidR="003B7099" w:rsidRPr="00E17A95" w:rsidRDefault="003B7099" w:rsidP="000831BD">
      <w:pPr>
        <w:pStyle w:val="PlainText"/>
        <w:rPr>
          <w:ins w:id="2294" w:author="jake moses" w:date="2020-12-08T16:32:00Z"/>
          <w:rFonts w:ascii="Times New Roman" w:hAnsi="Times New Roman" w:cs="Times New Roman"/>
          <w:rPrChange w:id="2295" w:author="jake moses" w:date="2020-12-08T16:38:00Z">
            <w:rPr>
              <w:ins w:id="2296" w:author="jake moses" w:date="2020-12-08T16:32:00Z"/>
              <w:rFonts w:ascii="Courier New" w:hAnsi="Courier New" w:cs="Courier New"/>
            </w:rPr>
          </w:rPrChange>
        </w:rPr>
      </w:pPr>
      <w:ins w:id="2297" w:author="jake moses" w:date="2020-12-08T16:32:00Z">
        <w:r w:rsidRPr="00E17A95">
          <w:rPr>
            <w:rFonts w:ascii="Times New Roman" w:hAnsi="Times New Roman" w:cs="Times New Roman"/>
            <w:rPrChange w:id="2298" w:author="jake moses" w:date="2020-12-08T16:38:00Z">
              <w:rPr>
                <w:rFonts w:ascii="Courier New" w:hAnsi="Courier New" w:cs="Courier New"/>
              </w:rPr>
            </w:rPrChange>
          </w:rPr>
          <w:t xml:space="preserve">    SET_M1_AS_AN_OUTPUT;</w:t>
        </w:r>
      </w:ins>
    </w:p>
    <w:p w14:paraId="7BBA2630" w14:textId="77777777" w:rsidR="003B7099" w:rsidRPr="00E17A95" w:rsidRDefault="003B7099" w:rsidP="000831BD">
      <w:pPr>
        <w:pStyle w:val="PlainText"/>
        <w:rPr>
          <w:ins w:id="2299" w:author="jake moses" w:date="2020-12-08T16:32:00Z"/>
          <w:rFonts w:ascii="Times New Roman" w:hAnsi="Times New Roman" w:cs="Times New Roman"/>
          <w:rPrChange w:id="2300" w:author="jake moses" w:date="2020-12-08T16:38:00Z">
            <w:rPr>
              <w:ins w:id="2301" w:author="jake moses" w:date="2020-12-08T16:32:00Z"/>
              <w:rFonts w:ascii="Courier New" w:hAnsi="Courier New" w:cs="Courier New"/>
            </w:rPr>
          </w:rPrChange>
        </w:rPr>
      </w:pPr>
      <w:ins w:id="2302" w:author="jake moses" w:date="2020-12-08T16:32:00Z">
        <w:r w:rsidRPr="00E17A95">
          <w:rPr>
            <w:rFonts w:ascii="Times New Roman" w:hAnsi="Times New Roman" w:cs="Times New Roman"/>
            <w:rPrChange w:id="2303" w:author="jake moses" w:date="2020-12-08T16:38:00Z">
              <w:rPr>
                <w:rFonts w:ascii="Courier New" w:hAnsi="Courier New" w:cs="Courier New"/>
              </w:rPr>
            </w:rPrChange>
          </w:rPr>
          <w:t xml:space="preserve">    SET_CONFIG_AS_AN_OUTPUT;</w:t>
        </w:r>
      </w:ins>
    </w:p>
    <w:p w14:paraId="2F58038A" w14:textId="77777777" w:rsidR="003B7099" w:rsidRPr="00E17A95" w:rsidRDefault="003B7099" w:rsidP="000831BD">
      <w:pPr>
        <w:pStyle w:val="PlainText"/>
        <w:rPr>
          <w:ins w:id="2304" w:author="jake moses" w:date="2020-12-08T16:32:00Z"/>
          <w:rFonts w:ascii="Times New Roman" w:hAnsi="Times New Roman" w:cs="Times New Roman"/>
          <w:rPrChange w:id="2305" w:author="jake moses" w:date="2020-12-08T16:38:00Z">
            <w:rPr>
              <w:ins w:id="2306" w:author="jake moses" w:date="2020-12-08T16:32:00Z"/>
              <w:rFonts w:ascii="Courier New" w:hAnsi="Courier New" w:cs="Courier New"/>
            </w:rPr>
          </w:rPrChange>
        </w:rPr>
      </w:pPr>
      <w:ins w:id="2307" w:author="jake moses" w:date="2020-12-08T16:32:00Z">
        <w:r w:rsidRPr="00E17A95">
          <w:rPr>
            <w:rFonts w:ascii="Times New Roman" w:hAnsi="Times New Roman" w:cs="Times New Roman"/>
            <w:rPrChange w:id="2308" w:author="jake moses" w:date="2020-12-08T16:38:00Z">
              <w:rPr>
                <w:rFonts w:ascii="Courier New" w:hAnsi="Courier New" w:cs="Courier New"/>
              </w:rPr>
            </w:rPrChange>
          </w:rPr>
          <w:t xml:space="preserve">    SET_NFAULT_AS_AN_INPUT;</w:t>
        </w:r>
      </w:ins>
    </w:p>
    <w:p w14:paraId="5E8C8199" w14:textId="77777777" w:rsidR="003B7099" w:rsidRPr="00E17A95" w:rsidRDefault="003B7099" w:rsidP="000831BD">
      <w:pPr>
        <w:pStyle w:val="PlainText"/>
        <w:rPr>
          <w:ins w:id="2309" w:author="jake moses" w:date="2020-12-08T16:32:00Z"/>
          <w:rFonts w:ascii="Times New Roman" w:hAnsi="Times New Roman" w:cs="Times New Roman"/>
          <w:rPrChange w:id="2310" w:author="jake moses" w:date="2020-12-08T16:38:00Z">
            <w:rPr>
              <w:ins w:id="2311" w:author="jake moses" w:date="2020-12-08T16:32:00Z"/>
              <w:rFonts w:ascii="Courier New" w:hAnsi="Courier New" w:cs="Courier New"/>
            </w:rPr>
          </w:rPrChange>
        </w:rPr>
      </w:pPr>
    </w:p>
    <w:p w14:paraId="4F54BAD3" w14:textId="77777777" w:rsidR="003B7099" w:rsidRPr="00E17A95" w:rsidRDefault="003B7099" w:rsidP="000831BD">
      <w:pPr>
        <w:pStyle w:val="PlainText"/>
        <w:rPr>
          <w:ins w:id="2312" w:author="jake moses" w:date="2020-12-08T16:32:00Z"/>
          <w:rFonts w:ascii="Times New Roman" w:hAnsi="Times New Roman" w:cs="Times New Roman"/>
          <w:rPrChange w:id="2313" w:author="jake moses" w:date="2020-12-08T16:38:00Z">
            <w:rPr>
              <w:ins w:id="2314" w:author="jake moses" w:date="2020-12-08T16:32:00Z"/>
              <w:rFonts w:ascii="Courier New" w:hAnsi="Courier New" w:cs="Courier New"/>
            </w:rPr>
          </w:rPrChange>
        </w:rPr>
      </w:pPr>
    </w:p>
    <w:p w14:paraId="00900E3E" w14:textId="77777777" w:rsidR="003B7099" w:rsidRPr="00E17A95" w:rsidRDefault="003B7099" w:rsidP="000831BD">
      <w:pPr>
        <w:pStyle w:val="PlainText"/>
        <w:rPr>
          <w:ins w:id="2315" w:author="jake moses" w:date="2020-12-08T16:32:00Z"/>
          <w:rFonts w:ascii="Times New Roman" w:hAnsi="Times New Roman" w:cs="Times New Roman"/>
          <w:rPrChange w:id="2316" w:author="jake moses" w:date="2020-12-08T16:38:00Z">
            <w:rPr>
              <w:ins w:id="2317" w:author="jake moses" w:date="2020-12-08T16:32:00Z"/>
              <w:rFonts w:ascii="Courier New" w:hAnsi="Courier New" w:cs="Courier New"/>
            </w:rPr>
          </w:rPrChange>
        </w:rPr>
      </w:pPr>
      <w:ins w:id="2318" w:author="jake moses" w:date="2020-12-08T16:32:00Z">
        <w:r w:rsidRPr="00E17A95">
          <w:rPr>
            <w:rFonts w:ascii="Times New Roman" w:hAnsi="Times New Roman" w:cs="Times New Roman"/>
            <w:rPrChange w:id="2319" w:author="jake moses" w:date="2020-12-08T16:38:00Z">
              <w:rPr>
                <w:rFonts w:ascii="Courier New" w:hAnsi="Courier New" w:cs="Courier New"/>
              </w:rPr>
            </w:rPrChange>
          </w:rPr>
          <w:t xml:space="preserve">    // Hall Effect Sensor Configuration</w:t>
        </w:r>
      </w:ins>
    </w:p>
    <w:p w14:paraId="317F0EFB" w14:textId="77777777" w:rsidR="003B7099" w:rsidRPr="00E17A95" w:rsidRDefault="003B7099" w:rsidP="000831BD">
      <w:pPr>
        <w:pStyle w:val="PlainText"/>
        <w:rPr>
          <w:ins w:id="2320" w:author="jake moses" w:date="2020-12-08T16:32:00Z"/>
          <w:rFonts w:ascii="Times New Roman" w:hAnsi="Times New Roman" w:cs="Times New Roman"/>
          <w:rPrChange w:id="2321" w:author="jake moses" w:date="2020-12-08T16:38:00Z">
            <w:rPr>
              <w:ins w:id="2322" w:author="jake moses" w:date="2020-12-08T16:32:00Z"/>
              <w:rFonts w:ascii="Courier New" w:hAnsi="Courier New" w:cs="Courier New"/>
            </w:rPr>
          </w:rPrChange>
        </w:rPr>
      </w:pPr>
      <w:ins w:id="2323" w:author="jake moses" w:date="2020-12-08T16:32:00Z">
        <w:r w:rsidRPr="00E17A95">
          <w:rPr>
            <w:rFonts w:ascii="Times New Roman" w:hAnsi="Times New Roman" w:cs="Times New Roman"/>
            <w:rPrChange w:id="2324" w:author="jake moses" w:date="2020-12-08T16:38:00Z">
              <w:rPr>
                <w:rFonts w:ascii="Courier New" w:hAnsi="Courier New" w:cs="Courier New"/>
              </w:rPr>
            </w:rPrChange>
          </w:rPr>
          <w:t xml:space="preserve">    SET_SENSOR_AS_AN_INPUT;</w:t>
        </w:r>
      </w:ins>
    </w:p>
    <w:p w14:paraId="726E7E56" w14:textId="77777777" w:rsidR="003B7099" w:rsidRPr="00E17A95" w:rsidRDefault="003B7099" w:rsidP="000831BD">
      <w:pPr>
        <w:pStyle w:val="PlainText"/>
        <w:rPr>
          <w:ins w:id="2325" w:author="jake moses" w:date="2020-12-08T16:32:00Z"/>
          <w:rFonts w:ascii="Times New Roman" w:hAnsi="Times New Roman" w:cs="Times New Roman"/>
          <w:rPrChange w:id="2326" w:author="jake moses" w:date="2020-12-08T16:38:00Z">
            <w:rPr>
              <w:ins w:id="2327" w:author="jake moses" w:date="2020-12-08T16:32:00Z"/>
              <w:rFonts w:ascii="Courier New" w:hAnsi="Courier New" w:cs="Courier New"/>
            </w:rPr>
          </w:rPrChange>
        </w:rPr>
      </w:pPr>
    </w:p>
    <w:p w14:paraId="13F195B4" w14:textId="77777777" w:rsidR="003B7099" w:rsidRPr="00E17A95" w:rsidRDefault="003B7099" w:rsidP="000831BD">
      <w:pPr>
        <w:pStyle w:val="PlainText"/>
        <w:rPr>
          <w:ins w:id="2328" w:author="jake moses" w:date="2020-12-08T16:32:00Z"/>
          <w:rFonts w:ascii="Times New Roman" w:hAnsi="Times New Roman" w:cs="Times New Roman"/>
          <w:rPrChange w:id="2329" w:author="jake moses" w:date="2020-12-08T16:38:00Z">
            <w:rPr>
              <w:ins w:id="2330" w:author="jake moses" w:date="2020-12-08T16:32:00Z"/>
              <w:rFonts w:ascii="Courier New" w:hAnsi="Courier New" w:cs="Courier New"/>
            </w:rPr>
          </w:rPrChange>
        </w:rPr>
      </w:pPr>
      <w:ins w:id="2331" w:author="jake moses" w:date="2020-12-08T16:32:00Z">
        <w:r w:rsidRPr="00E17A95">
          <w:rPr>
            <w:rFonts w:ascii="Times New Roman" w:hAnsi="Times New Roman" w:cs="Times New Roman"/>
            <w:rPrChange w:id="2332" w:author="jake moses" w:date="2020-12-08T16:38:00Z">
              <w:rPr>
                <w:rFonts w:ascii="Courier New" w:hAnsi="Courier New" w:cs="Courier New"/>
              </w:rPr>
            </w:rPrChange>
          </w:rPr>
          <w:t xml:space="preserve">    UCA0TXBUF = 0; // initialize transmit buffer to 0 (for UART communication with Bluetooth)</w:t>
        </w:r>
      </w:ins>
    </w:p>
    <w:p w14:paraId="3608DE34" w14:textId="77777777" w:rsidR="003B7099" w:rsidRPr="00E17A95" w:rsidRDefault="003B7099" w:rsidP="000831BD">
      <w:pPr>
        <w:pStyle w:val="PlainText"/>
        <w:rPr>
          <w:ins w:id="2333" w:author="jake moses" w:date="2020-12-08T16:32:00Z"/>
          <w:rFonts w:ascii="Times New Roman" w:hAnsi="Times New Roman" w:cs="Times New Roman"/>
          <w:rPrChange w:id="2334" w:author="jake moses" w:date="2020-12-08T16:38:00Z">
            <w:rPr>
              <w:ins w:id="2335" w:author="jake moses" w:date="2020-12-08T16:32:00Z"/>
              <w:rFonts w:ascii="Courier New" w:hAnsi="Courier New" w:cs="Courier New"/>
            </w:rPr>
          </w:rPrChange>
        </w:rPr>
      </w:pPr>
    </w:p>
    <w:p w14:paraId="0D413321" w14:textId="77777777" w:rsidR="003B7099" w:rsidRPr="00E17A95" w:rsidRDefault="003B7099" w:rsidP="000831BD">
      <w:pPr>
        <w:pStyle w:val="PlainText"/>
        <w:rPr>
          <w:ins w:id="2336" w:author="jake moses" w:date="2020-12-08T16:32:00Z"/>
          <w:rFonts w:ascii="Times New Roman" w:hAnsi="Times New Roman" w:cs="Times New Roman"/>
          <w:rPrChange w:id="2337" w:author="jake moses" w:date="2020-12-08T16:38:00Z">
            <w:rPr>
              <w:ins w:id="2338" w:author="jake moses" w:date="2020-12-08T16:32:00Z"/>
              <w:rFonts w:ascii="Courier New" w:hAnsi="Courier New" w:cs="Courier New"/>
            </w:rPr>
          </w:rPrChange>
        </w:rPr>
      </w:pPr>
      <w:ins w:id="2339" w:author="jake moses" w:date="2020-12-08T16:32:00Z">
        <w:r w:rsidRPr="00E17A95">
          <w:rPr>
            <w:rFonts w:ascii="Times New Roman" w:hAnsi="Times New Roman" w:cs="Times New Roman"/>
            <w:rPrChange w:id="2340" w:author="jake moses" w:date="2020-12-08T16:38:00Z">
              <w:rPr>
                <w:rFonts w:ascii="Courier New" w:hAnsi="Courier New" w:cs="Courier New"/>
              </w:rPr>
            </w:rPrChange>
          </w:rPr>
          <w:t xml:space="preserve">    UCA0CTL1 &amp;= ~</w:t>
        </w:r>
        <w:proofErr w:type="gramStart"/>
        <w:r w:rsidRPr="00E17A95">
          <w:rPr>
            <w:rFonts w:ascii="Times New Roman" w:hAnsi="Times New Roman" w:cs="Times New Roman"/>
            <w:rPrChange w:id="2341" w:author="jake moses" w:date="2020-12-08T16:38:00Z">
              <w:rPr>
                <w:rFonts w:ascii="Courier New" w:hAnsi="Courier New" w:cs="Courier New"/>
              </w:rPr>
            </w:rPrChange>
          </w:rPr>
          <w:t xml:space="preserve">UCSWRST;   </w:t>
        </w:r>
        <w:proofErr w:type="gramEnd"/>
        <w:r w:rsidRPr="00E17A95">
          <w:rPr>
            <w:rFonts w:ascii="Times New Roman" w:hAnsi="Times New Roman" w:cs="Times New Roman"/>
            <w:rPrChange w:id="2342" w:author="jake moses" w:date="2020-12-08T16:38:00Z">
              <w:rPr>
                <w:rFonts w:ascii="Courier New" w:hAnsi="Courier New" w:cs="Courier New"/>
              </w:rPr>
            </w:rPrChange>
          </w:rPr>
          <w:t xml:space="preserve">// Initialize </w:t>
        </w:r>
        <w:proofErr w:type="spellStart"/>
        <w:r w:rsidRPr="00E17A95">
          <w:rPr>
            <w:rFonts w:ascii="Times New Roman" w:hAnsi="Times New Roman" w:cs="Times New Roman"/>
            <w:rPrChange w:id="2343" w:author="jake moses" w:date="2020-12-08T16:38:00Z">
              <w:rPr>
                <w:rFonts w:ascii="Courier New" w:hAnsi="Courier New" w:cs="Courier New"/>
              </w:rPr>
            </w:rPrChange>
          </w:rPr>
          <w:t>eUSCI</w:t>
        </w:r>
        <w:proofErr w:type="spellEnd"/>
        <w:r w:rsidRPr="00E17A95">
          <w:rPr>
            <w:rFonts w:ascii="Times New Roman" w:hAnsi="Times New Roman" w:cs="Times New Roman"/>
            <w:rPrChange w:id="2344" w:author="jake moses" w:date="2020-12-08T16:38:00Z">
              <w:rPr>
                <w:rFonts w:ascii="Courier New" w:hAnsi="Courier New" w:cs="Courier New"/>
              </w:rPr>
            </w:rPrChange>
          </w:rPr>
          <w:t xml:space="preserve"> (gets out of Reset state)</w:t>
        </w:r>
      </w:ins>
    </w:p>
    <w:p w14:paraId="19534259" w14:textId="77777777" w:rsidR="003B7099" w:rsidRPr="00E17A95" w:rsidRDefault="003B7099" w:rsidP="000831BD">
      <w:pPr>
        <w:pStyle w:val="PlainText"/>
        <w:rPr>
          <w:ins w:id="2345" w:author="jake moses" w:date="2020-12-08T16:32:00Z"/>
          <w:rFonts w:ascii="Times New Roman" w:hAnsi="Times New Roman" w:cs="Times New Roman"/>
          <w:rPrChange w:id="2346" w:author="jake moses" w:date="2020-12-08T16:38:00Z">
            <w:rPr>
              <w:ins w:id="2347" w:author="jake moses" w:date="2020-12-08T16:32:00Z"/>
              <w:rFonts w:ascii="Courier New" w:hAnsi="Courier New" w:cs="Courier New"/>
            </w:rPr>
          </w:rPrChange>
        </w:rPr>
      </w:pPr>
    </w:p>
    <w:p w14:paraId="2A24FD24" w14:textId="77777777" w:rsidR="003B7099" w:rsidRPr="00E17A95" w:rsidRDefault="003B7099" w:rsidP="000831BD">
      <w:pPr>
        <w:pStyle w:val="PlainText"/>
        <w:rPr>
          <w:ins w:id="2348" w:author="jake moses" w:date="2020-12-08T16:32:00Z"/>
          <w:rFonts w:ascii="Times New Roman" w:hAnsi="Times New Roman" w:cs="Times New Roman"/>
          <w:rPrChange w:id="2349" w:author="jake moses" w:date="2020-12-08T16:38:00Z">
            <w:rPr>
              <w:ins w:id="2350" w:author="jake moses" w:date="2020-12-08T16:32:00Z"/>
              <w:rFonts w:ascii="Courier New" w:hAnsi="Courier New" w:cs="Courier New"/>
            </w:rPr>
          </w:rPrChange>
        </w:rPr>
      </w:pPr>
      <w:ins w:id="2351" w:author="jake moses" w:date="2020-12-08T16:32:00Z">
        <w:r w:rsidRPr="00E17A95">
          <w:rPr>
            <w:rFonts w:ascii="Times New Roman" w:hAnsi="Times New Roman" w:cs="Times New Roman"/>
            <w:rPrChange w:id="2352" w:author="jake moses" w:date="2020-12-08T16:38:00Z">
              <w:rPr>
                <w:rFonts w:ascii="Courier New" w:hAnsi="Courier New" w:cs="Courier New"/>
              </w:rPr>
            </w:rPrChange>
          </w:rPr>
          <w:t xml:space="preserve">    UCA0IE |= </w:t>
        </w:r>
        <w:proofErr w:type="gramStart"/>
        <w:r w:rsidRPr="00E17A95">
          <w:rPr>
            <w:rFonts w:ascii="Times New Roman" w:hAnsi="Times New Roman" w:cs="Times New Roman"/>
            <w:rPrChange w:id="2353" w:author="jake moses" w:date="2020-12-08T16:38:00Z">
              <w:rPr>
                <w:rFonts w:ascii="Courier New" w:hAnsi="Courier New" w:cs="Courier New"/>
              </w:rPr>
            </w:rPrChange>
          </w:rPr>
          <w:t xml:space="preserve">UCRXIE;   </w:t>
        </w:r>
        <w:proofErr w:type="gramEnd"/>
        <w:r w:rsidRPr="00E17A95">
          <w:rPr>
            <w:rFonts w:ascii="Times New Roman" w:hAnsi="Times New Roman" w:cs="Times New Roman"/>
            <w:rPrChange w:id="2354" w:author="jake moses" w:date="2020-12-08T16:38:00Z">
              <w:rPr>
                <w:rFonts w:ascii="Courier New" w:hAnsi="Courier New" w:cs="Courier New"/>
              </w:rPr>
            </w:rPrChange>
          </w:rPr>
          <w:t>// Enable USCI_A0 RX interrupt</w:t>
        </w:r>
      </w:ins>
    </w:p>
    <w:p w14:paraId="68101961" w14:textId="77777777" w:rsidR="003B7099" w:rsidRPr="00E17A95" w:rsidRDefault="003B7099" w:rsidP="000831BD">
      <w:pPr>
        <w:pStyle w:val="PlainText"/>
        <w:rPr>
          <w:ins w:id="2355" w:author="jake moses" w:date="2020-12-08T16:32:00Z"/>
          <w:rFonts w:ascii="Times New Roman" w:hAnsi="Times New Roman" w:cs="Times New Roman"/>
          <w:rPrChange w:id="2356" w:author="jake moses" w:date="2020-12-08T16:38:00Z">
            <w:rPr>
              <w:ins w:id="2357" w:author="jake moses" w:date="2020-12-08T16:32:00Z"/>
              <w:rFonts w:ascii="Courier New" w:hAnsi="Courier New" w:cs="Courier New"/>
            </w:rPr>
          </w:rPrChange>
        </w:rPr>
      </w:pPr>
    </w:p>
    <w:p w14:paraId="4CAA8D22" w14:textId="77777777" w:rsidR="003B7099" w:rsidRPr="00E17A95" w:rsidRDefault="003B7099" w:rsidP="000831BD">
      <w:pPr>
        <w:pStyle w:val="PlainText"/>
        <w:rPr>
          <w:ins w:id="2358" w:author="jake moses" w:date="2020-12-08T16:32:00Z"/>
          <w:rFonts w:ascii="Times New Roman" w:hAnsi="Times New Roman" w:cs="Times New Roman"/>
          <w:rPrChange w:id="2359" w:author="jake moses" w:date="2020-12-08T16:38:00Z">
            <w:rPr>
              <w:ins w:id="2360" w:author="jake moses" w:date="2020-12-08T16:32:00Z"/>
              <w:rFonts w:ascii="Courier New" w:hAnsi="Courier New" w:cs="Courier New"/>
            </w:rPr>
          </w:rPrChange>
        </w:rPr>
      </w:pPr>
      <w:ins w:id="2361" w:author="jake moses" w:date="2020-12-08T16:32:00Z">
        <w:r w:rsidRPr="00E17A95">
          <w:rPr>
            <w:rFonts w:ascii="Times New Roman" w:hAnsi="Times New Roman" w:cs="Times New Roman"/>
            <w:rPrChange w:id="2362" w:author="jake moses" w:date="2020-12-08T16:38:00Z">
              <w:rPr>
                <w:rFonts w:ascii="Courier New" w:hAnsi="Courier New" w:cs="Courier New"/>
              </w:rPr>
            </w:rPrChange>
          </w:rPr>
          <w:t xml:space="preserve">    P1IE |= SENSOR_BIT; // Enable </w:t>
        </w:r>
        <w:proofErr w:type="spellStart"/>
        <w:r w:rsidRPr="00E17A95">
          <w:rPr>
            <w:rFonts w:ascii="Times New Roman" w:hAnsi="Times New Roman" w:cs="Times New Roman"/>
            <w:rPrChange w:id="2363" w:author="jake moses" w:date="2020-12-08T16:38:00Z">
              <w:rPr>
                <w:rFonts w:ascii="Courier New" w:hAnsi="Courier New" w:cs="Courier New"/>
              </w:rPr>
            </w:rPrChange>
          </w:rPr>
          <w:t>HallEffectSensor</w:t>
        </w:r>
        <w:proofErr w:type="spellEnd"/>
        <w:r w:rsidRPr="00E17A95">
          <w:rPr>
            <w:rFonts w:ascii="Times New Roman" w:hAnsi="Times New Roman" w:cs="Times New Roman"/>
            <w:rPrChange w:id="2364" w:author="jake moses" w:date="2020-12-08T16:38:00Z">
              <w:rPr>
                <w:rFonts w:ascii="Courier New" w:hAnsi="Courier New" w:cs="Courier New"/>
              </w:rPr>
            </w:rPrChange>
          </w:rPr>
          <w:t xml:space="preserve"> Interrupt</w:t>
        </w:r>
      </w:ins>
    </w:p>
    <w:p w14:paraId="45F52499" w14:textId="77777777" w:rsidR="003B7099" w:rsidRPr="00E17A95" w:rsidRDefault="003B7099" w:rsidP="000831BD">
      <w:pPr>
        <w:pStyle w:val="PlainText"/>
        <w:rPr>
          <w:ins w:id="2365" w:author="jake moses" w:date="2020-12-08T16:32:00Z"/>
          <w:rFonts w:ascii="Times New Roman" w:hAnsi="Times New Roman" w:cs="Times New Roman"/>
          <w:rPrChange w:id="2366" w:author="jake moses" w:date="2020-12-08T16:38:00Z">
            <w:rPr>
              <w:ins w:id="2367" w:author="jake moses" w:date="2020-12-08T16:32:00Z"/>
              <w:rFonts w:ascii="Courier New" w:hAnsi="Courier New" w:cs="Courier New"/>
            </w:rPr>
          </w:rPrChange>
        </w:rPr>
      </w:pPr>
      <w:ins w:id="2368" w:author="jake moses" w:date="2020-12-08T16:32:00Z">
        <w:r w:rsidRPr="00E17A95">
          <w:rPr>
            <w:rFonts w:ascii="Times New Roman" w:hAnsi="Times New Roman" w:cs="Times New Roman"/>
            <w:rPrChange w:id="2369" w:author="jake moses" w:date="2020-12-08T16:38:00Z">
              <w:rPr>
                <w:rFonts w:ascii="Courier New" w:hAnsi="Courier New" w:cs="Courier New"/>
              </w:rPr>
            </w:rPrChange>
          </w:rPr>
          <w:t xml:space="preserve">    P1IES |= SENSOR_BIT; // make interrupt falling edge</w:t>
        </w:r>
      </w:ins>
    </w:p>
    <w:p w14:paraId="6889D3DA" w14:textId="77777777" w:rsidR="003B7099" w:rsidRPr="00E17A95" w:rsidRDefault="003B7099" w:rsidP="000831BD">
      <w:pPr>
        <w:pStyle w:val="PlainText"/>
        <w:rPr>
          <w:ins w:id="2370" w:author="jake moses" w:date="2020-12-08T16:32:00Z"/>
          <w:rFonts w:ascii="Times New Roman" w:hAnsi="Times New Roman" w:cs="Times New Roman"/>
          <w:rPrChange w:id="2371" w:author="jake moses" w:date="2020-12-08T16:38:00Z">
            <w:rPr>
              <w:ins w:id="2372" w:author="jake moses" w:date="2020-12-08T16:32:00Z"/>
              <w:rFonts w:ascii="Courier New" w:hAnsi="Courier New" w:cs="Courier New"/>
            </w:rPr>
          </w:rPrChange>
        </w:rPr>
      </w:pPr>
      <w:ins w:id="2373" w:author="jake moses" w:date="2020-12-08T16:32:00Z">
        <w:r w:rsidRPr="00E17A95">
          <w:rPr>
            <w:rFonts w:ascii="Times New Roman" w:hAnsi="Times New Roman" w:cs="Times New Roman"/>
            <w:rPrChange w:id="2374" w:author="jake moses" w:date="2020-12-08T16:38:00Z">
              <w:rPr>
                <w:rFonts w:ascii="Courier New" w:hAnsi="Courier New" w:cs="Courier New"/>
              </w:rPr>
            </w:rPrChange>
          </w:rPr>
          <w:t xml:space="preserve">    P1IFG &amp;= ~SENSOR_BIT; // Clear interrupt flag</w:t>
        </w:r>
      </w:ins>
    </w:p>
    <w:p w14:paraId="0A913CF9" w14:textId="77777777" w:rsidR="003B7099" w:rsidRPr="00E17A95" w:rsidRDefault="003B7099" w:rsidP="000831BD">
      <w:pPr>
        <w:pStyle w:val="PlainText"/>
        <w:rPr>
          <w:ins w:id="2375" w:author="jake moses" w:date="2020-12-08T16:32:00Z"/>
          <w:rFonts w:ascii="Times New Roman" w:hAnsi="Times New Roman" w:cs="Times New Roman"/>
          <w:rPrChange w:id="2376" w:author="jake moses" w:date="2020-12-08T16:38:00Z">
            <w:rPr>
              <w:ins w:id="2377" w:author="jake moses" w:date="2020-12-08T16:32:00Z"/>
              <w:rFonts w:ascii="Courier New" w:hAnsi="Courier New" w:cs="Courier New"/>
            </w:rPr>
          </w:rPrChange>
        </w:rPr>
      </w:pPr>
      <w:ins w:id="2378" w:author="jake moses" w:date="2020-12-08T16:32:00Z">
        <w:r w:rsidRPr="00E17A95">
          <w:rPr>
            <w:rFonts w:ascii="Times New Roman" w:hAnsi="Times New Roman" w:cs="Times New Roman"/>
            <w:rPrChange w:id="2379" w:author="jake moses" w:date="2020-12-08T16:38:00Z">
              <w:rPr>
                <w:rFonts w:ascii="Courier New" w:hAnsi="Courier New" w:cs="Courier New"/>
              </w:rPr>
            </w:rPrChange>
          </w:rPr>
          <w:t>}</w:t>
        </w:r>
      </w:ins>
    </w:p>
    <w:p w14:paraId="00DCC9B8" w14:textId="77777777" w:rsidR="003B7099" w:rsidRPr="00E17A95" w:rsidRDefault="003B7099" w:rsidP="000831BD">
      <w:pPr>
        <w:pStyle w:val="PlainText"/>
        <w:rPr>
          <w:ins w:id="2380" w:author="jake moses" w:date="2020-12-08T16:32:00Z"/>
          <w:rFonts w:ascii="Times New Roman" w:hAnsi="Times New Roman" w:cs="Times New Roman"/>
          <w:rPrChange w:id="2381" w:author="jake moses" w:date="2020-12-08T16:38:00Z">
            <w:rPr>
              <w:ins w:id="2382" w:author="jake moses" w:date="2020-12-08T16:32:00Z"/>
              <w:rFonts w:ascii="Courier New" w:hAnsi="Courier New" w:cs="Courier New"/>
            </w:rPr>
          </w:rPrChange>
        </w:rPr>
      </w:pPr>
    </w:p>
    <w:p w14:paraId="3133403B" w14:textId="77777777" w:rsidR="003B7099" w:rsidRPr="00E17A95" w:rsidRDefault="003B7099" w:rsidP="000831BD">
      <w:pPr>
        <w:pStyle w:val="PlainText"/>
        <w:rPr>
          <w:ins w:id="2383" w:author="jake moses" w:date="2020-12-08T16:32:00Z"/>
          <w:rFonts w:ascii="Times New Roman" w:hAnsi="Times New Roman" w:cs="Times New Roman"/>
          <w:rPrChange w:id="2384" w:author="jake moses" w:date="2020-12-08T16:38:00Z">
            <w:rPr>
              <w:ins w:id="2385" w:author="jake moses" w:date="2020-12-08T16:32:00Z"/>
              <w:rFonts w:ascii="Courier New" w:hAnsi="Courier New" w:cs="Courier New"/>
            </w:rPr>
          </w:rPrChange>
        </w:rPr>
      </w:pPr>
      <w:ins w:id="2386" w:author="jake moses" w:date="2020-12-08T16:32:00Z">
        <w:r w:rsidRPr="00E17A95">
          <w:rPr>
            <w:rFonts w:ascii="Times New Roman" w:hAnsi="Times New Roman" w:cs="Times New Roman"/>
            <w:rPrChange w:id="2387" w:author="jake moses" w:date="2020-12-08T16:38:00Z">
              <w:rPr>
                <w:rFonts w:ascii="Courier New" w:hAnsi="Courier New" w:cs="Courier New"/>
              </w:rPr>
            </w:rPrChange>
          </w:rPr>
          <w:t xml:space="preserve">void </w:t>
        </w:r>
        <w:proofErr w:type="spellStart"/>
        <w:proofErr w:type="gramStart"/>
        <w:r w:rsidRPr="00E17A95">
          <w:rPr>
            <w:rFonts w:ascii="Times New Roman" w:hAnsi="Times New Roman" w:cs="Times New Roman"/>
            <w:rPrChange w:id="2388" w:author="jake moses" w:date="2020-12-08T16:38:00Z">
              <w:rPr>
                <w:rFonts w:ascii="Courier New" w:hAnsi="Courier New" w:cs="Courier New"/>
              </w:rPr>
            </w:rPrChange>
          </w:rPr>
          <w:t>UARTSendByte</w:t>
        </w:r>
        <w:proofErr w:type="spellEnd"/>
        <w:r w:rsidRPr="00E17A95">
          <w:rPr>
            <w:rFonts w:ascii="Times New Roman" w:hAnsi="Times New Roman" w:cs="Times New Roman"/>
            <w:rPrChange w:id="2389" w:author="jake moses" w:date="2020-12-08T16:38:00Z">
              <w:rPr>
                <w:rFonts w:ascii="Courier New" w:hAnsi="Courier New" w:cs="Courier New"/>
              </w:rPr>
            </w:rPrChange>
          </w:rPr>
          <w:t>(</w:t>
        </w:r>
        <w:proofErr w:type="gramEnd"/>
        <w:r w:rsidRPr="00E17A95">
          <w:rPr>
            <w:rFonts w:ascii="Times New Roman" w:hAnsi="Times New Roman" w:cs="Times New Roman"/>
            <w:rPrChange w:id="2390" w:author="jake moses" w:date="2020-12-08T16:38:00Z">
              <w:rPr>
                <w:rFonts w:ascii="Courier New" w:hAnsi="Courier New" w:cs="Courier New"/>
              </w:rPr>
            </w:rPrChange>
          </w:rPr>
          <w:t xml:space="preserve">unsigned char </w:t>
        </w:r>
        <w:proofErr w:type="spellStart"/>
        <w:r w:rsidRPr="00E17A95">
          <w:rPr>
            <w:rFonts w:ascii="Times New Roman" w:hAnsi="Times New Roman" w:cs="Times New Roman"/>
            <w:rPrChange w:id="2391" w:author="jake moses" w:date="2020-12-08T16:38:00Z">
              <w:rPr>
                <w:rFonts w:ascii="Courier New" w:hAnsi="Courier New" w:cs="Courier New"/>
              </w:rPr>
            </w:rPrChange>
          </w:rPr>
          <w:t>SendValue</w:t>
        </w:r>
        <w:proofErr w:type="spellEnd"/>
        <w:r w:rsidRPr="00E17A95">
          <w:rPr>
            <w:rFonts w:ascii="Times New Roman" w:hAnsi="Times New Roman" w:cs="Times New Roman"/>
            <w:rPrChange w:id="2392" w:author="jake moses" w:date="2020-12-08T16:38:00Z">
              <w:rPr>
                <w:rFonts w:ascii="Courier New" w:hAnsi="Courier New" w:cs="Courier New"/>
              </w:rPr>
            </w:rPrChange>
          </w:rPr>
          <w:t>)</w:t>
        </w:r>
      </w:ins>
    </w:p>
    <w:p w14:paraId="1633ED9B" w14:textId="77777777" w:rsidR="003B7099" w:rsidRPr="00E17A95" w:rsidRDefault="003B7099" w:rsidP="000831BD">
      <w:pPr>
        <w:pStyle w:val="PlainText"/>
        <w:rPr>
          <w:ins w:id="2393" w:author="jake moses" w:date="2020-12-08T16:32:00Z"/>
          <w:rFonts w:ascii="Times New Roman" w:hAnsi="Times New Roman" w:cs="Times New Roman"/>
          <w:rPrChange w:id="2394" w:author="jake moses" w:date="2020-12-08T16:38:00Z">
            <w:rPr>
              <w:ins w:id="2395" w:author="jake moses" w:date="2020-12-08T16:32:00Z"/>
              <w:rFonts w:ascii="Courier New" w:hAnsi="Courier New" w:cs="Courier New"/>
            </w:rPr>
          </w:rPrChange>
        </w:rPr>
      </w:pPr>
      <w:ins w:id="2396" w:author="jake moses" w:date="2020-12-08T16:32:00Z">
        <w:r w:rsidRPr="00E17A95">
          <w:rPr>
            <w:rFonts w:ascii="Times New Roman" w:hAnsi="Times New Roman" w:cs="Times New Roman"/>
            <w:rPrChange w:id="2397" w:author="jake moses" w:date="2020-12-08T16:38:00Z">
              <w:rPr>
                <w:rFonts w:ascii="Courier New" w:hAnsi="Courier New" w:cs="Courier New"/>
              </w:rPr>
            </w:rPrChange>
          </w:rPr>
          <w:t>{</w:t>
        </w:r>
      </w:ins>
    </w:p>
    <w:p w14:paraId="612F0DF0" w14:textId="77777777" w:rsidR="003B7099" w:rsidRPr="00E17A95" w:rsidRDefault="003B7099" w:rsidP="000831BD">
      <w:pPr>
        <w:pStyle w:val="PlainText"/>
        <w:rPr>
          <w:ins w:id="2398" w:author="jake moses" w:date="2020-12-08T16:32:00Z"/>
          <w:rFonts w:ascii="Times New Roman" w:hAnsi="Times New Roman" w:cs="Times New Roman"/>
          <w:rPrChange w:id="2399" w:author="jake moses" w:date="2020-12-08T16:38:00Z">
            <w:rPr>
              <w:ins w:id="2400" w:author="jake moses" w:date="2020-12-08T16:32:00Z"/>
              <w:rFonts w:ascii="Courier New" w:hAnsi="Courier New" w:cs="Courier New"/>
            </w:rPr>
          </w:rPrChange>
        </w:rPr>
      </w:pPr>
      <w:ins w:id="2401" w:author="jake moses" w:date="2020-12-08T16:32:00Z">
        <w:r w:rsidRPr="00E17A95">
          <w:rPr>
            <w:rFonts w:ascii="Times New Roman" w:hAnsi="Times New Roman" w:cs="Times New Roman"/>
            <w:rPrChange w:id="2402" w:author="jake moses" w:date="2020-12-08T16:38:00Z">
              <w:rPr>
                <w:rFonts w:ascii="Courier New" w:hAnsi="Courier New" w:cs="Courier New"/>
              </w:rPr>
            </w:rPrChange>
          </w:rPr>
          <w:t xml:space="preserve">    while </w:t>
        </w:r>
        <w:proofErr w:type="gramStart"/>
        <w:r w:rsidRPr="00E17A95">
          <w:rPr>
            <w:rFonts w:ascii="Times New Roman" w:hAnsi="Times New Roman" w:cs="Times New Roman"/>
            <w:rPrChange w:id="2403" w:author="jake moses" w:date="2020-12-08T16:38:00Z">
              <w:rPr>
                <w:rFonts w:ascii="Courier New" w:hAnsi="Courier New" w:cs="Courier New"/>
              </w:rPr>
            </w:rPrChange>
          </w:rPr>
          <w:t>(!(</w:t>
        </w:r>
        <w:proofErr w:type="gramEnd"/>
        <w:r w:rsidRPr="00E17A95">
          <w:rPr>
            <w:rFonts w:ascii="Times New Roman" w:hAnsi="Times New Roman" w:cs="Times New Roman"/>
            <w:rPrChange w:id="2404" w:author="jake moses" w:date="2020-12-08T16:38:00Z">
              <w:rPr>
                <w:rFonts w:ascii="Courier New" w:hAnsi="Courier New" w:cs="Courier New"/>
              </w:rPr>
            </w:rPrChange>
          </w:rPr>
          <w:t>UCA0IFG &amp; UCTXIFG)); //wait to be ready</w:t>
        </w:r>
      </w:ins>
    </w:p>
    <w:p w14:paraId="6536A257" w14:textId="77777777" w:rsidR="003B7099" w:rsidRPr="00E17A95" w:rsidRDefault="003B7099" w:rsidP="000831BD">
      <w:pPr>
        <w:pStyle w:val="PlainText"/>
        <w:rPr>
          <w:ins w:id="2405" w:author="jake moses" w:date="2020-12-08T16:32:00Z"/>
          <w:rFonts w:ascii="Times New Roman" w:hAnsi="Times New Roman" w:cs="Times New Roman"/>
          <w:rPrChange w:id="2406" w:author="jake moses" w:date="2020-12-08T16:38:00Z">
            <w:rPr>
              <w:ins w:id="2407" w:author="jake moses" w:date="2020-12-08T16:32:00Z"/>
              <w:rFonts w:ascii="Courier New" w:hAnsi="Courier New" w:cs="Courier New"/>
            </w:rPr>
          </w:rPrChange>
        </w:rPr>
      </w:pPr>
      <w:ins w:id="2408" w:author="jake moses" w:date="2020-12-08T16:32:00Z">
        <w:r w:rsidRPr="00E17A95">
          <w:rPr>
            <w:rFonts w:ascii="Times New Roman" w:hAnsi="Times New Roman" w:cs="Times New Roman"/>
            <w:rPrChange w:id="2409" w:author="jake moses" w:date="2020-12-08T16:38:00Z">
              <w:rPr>
                <w:rFonts w:ascii="Courier New" w:hAnsi="Courier New" w:cs="Courier New"/>
              </w:rPr>
            </w:rPrChange>
          </w:rPr>
          <w:t xml:space="preserve">    UCA0TXBUF = </w:t>
        </w:r>
        <w:proofErr w:type="spellStart"/>
        <w:r w:rsidRPr="00E17A95">
          <w:rPr>
            <w:rFonts w:ascii="Times New Roman" w:hAnsi="Times New Roman" w:cs="Times New Roman"/>
            <w:rPrChange w:id="2410" w:author="jake moses" w:date="2020-12-08T16:38:00Z">
              <w:rPr>
                <w:rFonts w:ascii="Courier New" w:hAnsi="Courier New" w:cs="Courier New"/>
              </w:rPr>
            </w:rPrChange>
          </w:rPr>
          <w:t>SendValue</w:t>
        </w:r>
        <w:proofErr w:type="spellEnd"/>
        <w:r w:rsidRPr="00E17A95">
          <w:rPr>
            <w:rFonts w:ascii="Times New Roman" w:hAnsi="Times New Roman" w:cs="Times New Roman"/>
            <w:rPrChange w:id="2411" w:author="jake moses" w:date="2020-12-08T16:38:00Z">
              <w:rPr>
                <w:rFonts w:ascii="Courier New" w:hAnsi="Courier New" w:cs="Courier New"/>
              </w:rPr>
            </w:rPrChange>
          </w:rPr>
          <w:t>;</w:t>
        </w:r>
      </w:ins>
    </w:p>
    <w:p w14:paraId="7BFEC635" w14:textId="77777777" w:rsidR="003B7099" w:rsidRPr="00E17A95" w:rsidRDefault="003B7099" w:rsidP="000831BD">
      <w:pPr>
        <w:pStyle w:val="PlainText"/>
        <w:rPr>
          <w:ins w:id="2412" w:author="jake moses" w:date="2020-12-08T16:32:00Z"/>
          <w:rFonts w:ascii="Times New Roman" w:hAnsi="Times New Roman" w:cs="Times New Roman"/>
          <w:rPrChange w:id="2413" w:author="jake moses" w:date="2020-12-08T16:38:00Z">
            <w:rPr>
              <w:ins w:id="2414" w:author="jake moses" w:date="2020-12-08T16:32:00Z"/>
              <w:rFonts w:ascii="Courier New" w:hAnsi="Courier New" w:cs="Courier New"/>
            </w:rPr>
          </w:rPrChange>
        </w:rPr>
      </w:pPr>
      <w:ins w:id="2415" w:author="jake moses" w:date="2020-12-08T16:32:00Z">
        <w:r w:rsidRPr="00E17A95">
          <w:rPr>
            <w:rFonts w:ascii="Times New Roman" w:hAnsi="Times New Roman" w:cs="Times New Roman"/>
            <w:rPrChange w:id="2416" w:author="jake moses" w:date="2020-12-08T16:38:00Z">
              <w:rPr>
                <w:rFonts w:ascii="Courier New" w:hAnsi="Courier New" w:cs="Courier New"/>
              </w:rPr>
            </w:rPrChange>
          </w:rPr>
          <w:t xml:space="preserve">    while ((UCA0STATW &amp; UCBUSY));</w:t>
        </w:r>
      </w:ins>
    </w:p>
    <w:p w14:paraId="7806E0F4" w14:textId="77777777" w:rsidR="003B7099" w:rsidRPr="00E17A95" w:rsidRDefault="003B7099" w:rsidP="000831BD">
      <w:pPr>
        <w:pStyle w:val="PlainText"/>
        <w:rPr>
          <w:ins w:id="2417" w:author="jake moses" w:date="2020-12-08T16:32:00Z"/>
          <w:rFonts w:ascii="Times New Roman" w:hAnsi="Times New Roman" w:cs="Times New Roman"/>
          <w:rPrChange w:id="2418" w:author="jake moses" w:date="2020-12-08T16:38:00Z">
            <w:rPr>
              <w:ins w:id="2419" w:author="jake moses" w:date="2020-12-08T16:32:00Z"/>
              <w:rFonts w:ascii="Courier New" w:hAnsi="Courier New" w:cs="Courier New"/>
            </w:rPr>
          </w:rPrChange>
        </w:rPr>
      </w:pPr>
      <w:ins w:id="2420" w:author="jake moses" w:date="2020-12-08T16:32:00Z">
        <w:r w:rsidRPr="00E17A95">
          <w:rPr>
            <w:rFonts w:ascii="Times New Roman" w:hAnsi="Times New Roman" w:cs="Times New Roman"/>
            <w:rPrChange w:id="2421" w:author="jake moses" w:date="2020-12-08T16:38:00Z">
              <w:rPr>
                <w:rFonts w:ascii="Courier New" w:hAnsi="Courier New" w:cs="Courier New"/>
              </w:rPr>
            </w:rPrChange>
          </w:rPr>
          <w:t>}</w:t>
        </w:r>
      </w:ins>
    </w:p>
    <w:p w14:paraId="3AF0DAAA" w14:textId="77777777" w:rsidR="003B7099" w:rsidRPr="00E17A95" w:rsidRDefault="003B7099" w:rsidP="000831BD">
      <w:pPr>
        <w:pStyle w:val="PlainText"/>
        <w:rPr>
          <w:ins w:id="2422" w:author="jake moses" w:date="2020-12-08T16:32:00Z"/>
          <w:rFonts w:ascii="Times New Roman" w:hAnsi="Times New Roman" w:cs="Times New Roman"/>
          <w:rPrChange w:id="2423" w:author="jake moses" w:date="2020-12-08T16:38:00Z">
            <w:rPr>
              <w:ins w:id="2424" w:author="jake moses" w:date="2020-12-08T16:32:00Z"/>
              <w:rFonts w:ascii="Courier New" w:hAnsi="Courier New" w:cs="Courier New"/>
            </w:rPr>
          </w:rPrChange>
        </w:rPr>
      </w:pPr>
    </w:p>
    <w:p w14:paraId="4501867F" w14:textId="77777777" w:rsidR="003B7099" w:rsidRPr="00E17A95" w:rsidRDefault="003B7099" w:rsidP="000831BD">
      <w:pPr>
        <w:pStyle w:val="PlainText"/>
        <w:rPr>
          <w:ins w:id="2425" w:author="jake moses" w:date="2020-12-08T16:32:00Z"/>
          <w:rFonts w:ascii="Times New Roman" w:hAnsi="Times New Roman" w:cs="Times New Roman"/>
          <w:rPrChange w:id="2426" w:author="jake moses" w:date="2020-12-08T16:38:00Z">
            <w:rPr>
              <w:ins w:id="2427" w:author="jake moses" w:date="2020-12-08T16:32:00Z"/>
              <w:rFonts w:ascii="Courier New" w:hAnsi="Courier New" w:cs="Courier New"/>
            </w:rPr>
          </w:rPrChange>
        </w:rPr>
      </w:pPr>
      <w:ins w:id="2428" w:author="jake moses" w:date="2020-12-08T16:32:00Z">
        <w:r w:rsidRPr="00E17A95">
          <w:rPr>
            <w:rFonts w:ascii="Times New Roman" w:hAnsi="Times New Roman" w:cs="Times New Roman"/>
            <w:rPrChange w:id="2429" w:author="jake moses" w:date="2020-12-08T16:38:00Z">
              <w:rPr>
                <w:rFonts w:ascii="Courier New" w:hAnsi="Courier New" w:cs="Courier New"/>
              </w:rPr>
            </w:rPrChange>
          </w:rPr>
          <w:t xml:space="preserve">unsigned char </w:t>
        </w:r>
        <w:proofErr w:type="spellStart"/>
        <w:proofErr w:type="gramStart"/>
        <w:r w:rsidRPr="00E17A95">
          <w:rPr>
            <w:rFonts w:ascii="Times New Roman" w:hAnsi="Times New Roman" w:cs="Times New Roman"/>
            <w:rPrChange w:id="2430" w:author="jake moses" w:date="2020-12-08T16:38:00Z">
              <w:rPr>
                <w:rFonts w:ascii="Courier New" w:hAnsi="Courier New" w:cs="Courier New"/>
              </w:rPr>
            </w:rPrChange>
          </w:rPr>
          <w:t>UARTReceiveByte</w:t>
        </w:r>
        <w:proofErr w:type="spellEnd"/>
        <w:r w:rsidRPr="00E17A95">
          <w:rPr>
            <w:rFonts w:ascii="Times New Roman" w:hAnsi="Times New Roman" w:cs="Times New Roman"/>
            <w:rPrChange w:id="2431" w:author="jake moses" w:date="2020-12-08T16:38:00Z">
              <w:rPr>
                <w:rFonts w:ascii="Courier New" w:hAnsi="Courier New" w:cs="Courier New"/>
              </w:rPr>
            </w:rPrChange>
          </w:rPr>
          <w:t>(</w:t>
        </w:r>
        <w:proofErr w:type="gramEnd"/>
        <w:r w:rsidRPr="00E17A95">
          <w:rPr>
            <w:rFonts w:ascii="Times New Roman" w:hAnsi="Times New Roman" w:cs="Times New Roman"/>
            <w:rPrChange w:id="2432" w:author="jake moses" w:date="2020-12-08T16:38:00Z">
              <w:rPr>
                <w:rFonts w:ascii="Courier New" w:hAnsi="Courier New" w:cs="Courier New"/>
              </w:rPr>
            </w:rPrChange>
          </w:rPr>
          <w:t>)</w:t>
        </w:r>
      </w:ins>
    </w:p>
    <w:p w14:paraId="66918EB3" w14:textId="77777777" w:rsidR="003B7099" w:rsidRPr="00E17A95" w:rsidRDefault="003B7099" w:rsidP="000831BD">
      <w:pPr>
        <w:pStyle w:val="PlainText"/>
        <w:rPr>
          <w:ins w:id="2433" w:author="jake moses" w:date="2020-12-08T16:32:00Z"/>
          <w:rFonts w:ascii="Times New Roman" w:hAnsi="Times New Roman" w:cs="Times New Roman"/>
          <w:rPrChange w:id="2434" w:author="jake moses" w:date="2020-12-08T16:38:00Z">
            <w:rPr>
              <w:ins w:id="2435" w:author="jake moses" w:date="2020-12-08T16:32:00Z"/>
              <w:rFonts w:ascii="Courier New" w:hAnsi="Courier New" w:cs="Courier New"/>
            </w:rPr>
          </w:rPrChange>
        </w:rPr>
      </w:pPr>
      <w:ins w:id="2436" w:author="jake moses" w:date="2020-12-08T16:32:00Z">
        <w:r w:rsidRPr="00E17A95">
          <w:rPr>
            <w:rFonts w:ascii="Times New Roman" w:hAnsi="Times New Roman" w:cs="Times New Roman"/>
            <w:rPrChange w:id="2437" w:author="jake moses" w:date="2020-12-08T16:38:00Z">
              <w:rPr>
                <w:rFonts w:ascii="Courier New" w:hAnsi="Courier New" w:cs="Courier New"/>
              </w:rPr>
            </w:rPrChange>
          </w:rPr>
          <w:t>{</w:t>
        </w:r>
      </w:ins>
    </w:p>
    <w:p w14:paraId="791C5DB0" w14:textId="77777777" w:rsidR="003B7099" w:rsidRPr="00E17A95" w:rsidRDefault="003B7099" w:rsidP="000831BD">
      <w:pPr>
        <w:pStyle w:val="PlainText"/>
        <w:rPr>
          <w:ins w:id="2438" w:author="jake moses" w:date="2020-12-08T16:32:00Z"/>
          <w:rFonts w:ascii="Times New Roman" w:hAnsi="Times New Roman" w:cs="Times New Roman"/>
          <w:rPrChange w:id="2439" w:author="jake moses" w:date="2020-12-08T16:38:00Z">
            <w:rPr>
              <w:ins w:id="2440" w:author="jake moses" w:date="2020-12-08T16:32:00Z"/>
              <w:rFonts w:ascii="Courier New" w:hAnsi="Courier New" w:cs="Courier New"/>
            </w:rPr>
          </w:rPrChange>
        </w:rPr>
      </w:pPr>
      <w:ins w:id="2441" w:author="jake moses" w:date="2020-12-08T16:32:00Z">
        <w:r w:rsidRPr="00E17A95">
          <w:rPr>
            <w:rFonts w:ascii="Times New Roman" w:hAnsi="Times New Roman" w:cs="Times New Roman"/>
            <w:rPrChange w:id="2442" w:author="jake moses" w:date="2020-12-08T16:38:00Z">
              <w:rPr>
                <w:rFonts w:ascii="Courier New" w:hAnsi="Courier New" w:cs="Courier New"/>
              </w:rPr>
            </w:rPrChange>
          </w:rPr>
          <w:t xml:space="preserve">    while </w:t>
        </w:r>
        <w:proofErr w:type="gramStart"/>
        <w:r w:rsidRPr="00E17A95">
          <w:rPr>
            <w:rFonts w:ascii="Times New Roman" w:hAnsi="Times New Roman" w:cs="Times New Roman"/>
            <w:rPrChange w:id="2443" w:author="jake moses" w:date="2020-12-08T16:38:00Z">
              <w:rPr>
                <w:rFonts w:ascii="Courier New" w:hAnsi="Courier New" w:cs="Courier New"/>
              </w:rPr>
            </w:rPrChange>
          </w:rPr>
          <w:t>(!(</w:t>
        </w:r>
        <w:proofErr w:type="gramEnd"/>
        <w:r w:rsidRPr="00E17A95">
          <w:rPr>
            <w:rFonts w:ascii="Times New Roman" w:hAnsi="Times New Roman" w:cs="Times New Roman"/>
            <w:rPrChange w:id="2444" w:author="jake moses" w:date="2020-12-08T16:38:00Z">
              <w:rPr>
                <w:rFonts w:ascii="Courier New" w:hAnsi="Courier New" w:cs="Courier New"/>
              </w:rPr>
            </w:rPrChange>
          </w:rPr>
          <w:t>UCA0IFG &amp; UCRXIFG)); //wait until ready to read</w:t>
        </w:r>
      </w:ins>
    </w:p>
    <w:p w14:paraId="50432205" w14:textId="77777777" w:rsidR="003B7099" w:rsidRPr="00E17A95" w:rsidRDefault="003B7099" w:rsidP="000831BD">
      <w:pPr>
        <w:pStyle w:val="PlainText"/>
        <w:rPr>
          <w:ins w:id="2445" w:author="jake moses" w:date="2020-12-08T16:32:00Z"/>
          <w:rFonts w:ascii="Times New Roman" w:hAnsi="Times New Roman" w:cs="Times New Roman"/>
          <w:rPrChange w:id="2446" w:author="jake moses" w:date="2020-12-08T16:38:00Z">
            <w:rPr>
              <w:ins w:id="2447" w:author="jake moses" w:date="2020-12-08T16:32:00Z"/>
              <w:rFonts w:ascii="Courier New" w:hAnsi="Courier New" w:cs="Courier New"/>
            </w:rPr>
          </w:rPrChange>
        </w:rPr>
      </w:pPr>
      <w:ins w:id="2448" w:author="jake moses" w:date="2020-12-08T16:32:00Z">
        <w:r w:rsidRPr="00E17A95">
          <w:rPr>
            <w:rFonts w:ascii="Times New Roman" w:hAnsi="Times New Roman" w:cs="Times New Roman"/>
            <w:rPrChange w:id="2449" w:author="jake moses" w:date="2020-12-08T16:38:00Z">
              <w:rPr>
                <w:rFonts w:ascii="Courier New" w:hAnsi="Courier New" w:cs="Courier New"/>
              </w:rPr>
            </w:rPrChange>
          </w:rPr>
          <w:t xml:space="preserve">    unsigned char </w:t>
        </w:r>
        <w:proofErr w:type="spellStart"/>
        <w:r w:rsidRPr="00E17A95">
          <w:rPr>
            <w:rFonts w:ascii="Times New Roman" w:hAnsi="Times New Roman" w:cs="Times New Roman"/>
            <w:rPrChange w:id="2450" w:author="jake moses" w:date="2020-12-08T16:38:00Z">
              <w:rPr>
                <w:rFonts w:ascii="Courier New" w:hAnsi="Courier New" w:cs="Courier New"/>
              </w:rPr>
            </w:rPrChange>
          </w:rPr>
          <w:t>ReceiveValue</w:t>
        </w:r>
        <w:proofErr w:type="spellEnd"/>
        <w:r w:rsidRPr="00E17A95">
          <w:rPr>
            <w:rFonts w:ascii="Times New Roman" w:hAnsi="Times New Roman" w:cs="Times New Roman"/>
            <w:rPrChange w:id="2451" w:author="jake moses" w:date="2020-12-08T16:38:00Z">
              <w:rPr>
                <w:rFonts w:ascii="Courier New" w:hAnsi="Courier New" w:cs="Courier New"/>
              </w:rPr>
            </w:rPrChange>
          </w:rPr>
          <w:t xml:space="preserve"> = UCA0RXBUF;</w:t>
        </w:r>
      </w:ins>
    </w:p>
    <w:p w14:paraId="3A7D0809" w14:textId="77777777" w:rsidR="003B7099" w:rsidRPr="00E17A95" w:rsidRDefault="003B7099" w:rsidP="000831BD">
      <w:pPr>
        <w:pStyle w:val="PlainText"/>
        <w:rPr>
          <w:ins w:id="2452" w:author="jake moses" w:date="2020-12-08T16:32:00Z"/>
          <w:rFonts w:ascii="Times New Roman" w:hAnsi="Times New Roman" w:cs="Times New Roman"/>
          <w:rPrChange w:id="2453" w:author="jake moses" w:date="2020-12-08T16:38:00Z">
            <w:rPr>
              <w:ins w:id="2454" w:author="jake moses" w:date="2020-12-08T16:32:00Z"/>
              <w:rFonts w:ascii="Courier New" w:hAnsi="Courier New" w:cs="Courier New"/>
            </w:rPr>
          </w:rPrChange>
        </w:rPr>
      </w:pPr>
      <w:ins w:id="2455" w:author="jake moses" w:date="2020-12-08T16:32:00Z">
        <w:r w:rsidRPr="00E17A95">
          <w:rPr>
            <w:rFonts w:ascii="Times New Roman" w:hAnsi="Times New Roman" w:cs="Times New Roman"/>
            <w:rPrChange w:id="2456" w:author="jake moses" w:date="2020-12-08T16:38:00Z">
              <w:rPr>
                <w:rFonts w:ascii="Courier New" w:hAnsi="Courier New" w:cs="Courier New"/>
              </w:rPr>
            </w:rPrChange>
          </w:rPr>
          <w:t xml:space="preserve">    while ((UCA0STATW &amp; UCBUSY));</w:t>
        </w:r>
      </w:ins>
    </w:p>
    <w:p w14:paraId="69AA2286" w14:textId="77777777" w:rsidR="003B7099" w:rsidRPr="00E17A95" w:rsidRDefault="003B7099" w:rsidP="000831BD">
      <w:pPr>
        <w:pStyle w:val="PlainText"/>
        <w:rPr>
          <w:ins w:id="2457" w:author="jake moses" w:date="2020-12-08T16:32:00Z"/>
          <w:rFonts w:ascii="Times New Roman" w:hAnsi="Times New Roman" w:cs="Times New Roman"/>
          <w:rPrChange w:id="2458" w:author="jake moses" w:date="2020-12-08T16:38:00Z">
            <w:rPr>
              <w:ins w:id="2459" w:author="jake moses" w:date="2020-12-08T16:32:00Z"/>
              <w:rFonts w:ascii="Courier New" w:hAnsi="Courier New" w:cs="Courier New"/>
            </w:rPr>
          </w:rPrChange>
        </w:rPr>
      </w:pPr>
      <w:ins w:id="2460" w:author="jake moses" w:date="2020-12-08T16:32:00Z">
        <w:r w:rsidRPr="00E17A95">
          <w:rPr>
            <w:rFonts w:ascii="Times New Roman" w:hAnsi="Times New Roman" w:cs="Times New Roman"/>
            <w:rPrChange w:id="2461" w:author="jake moses" w:date="2020-12-08T16:38:00Z">
              <w:rPr>
                <w:rFonts w:ascii="Courier New" w:hAnsi="Courier New" w:cs="Courier New"/>
              </w:rPr>
            </w:rPrChange>
          </w:rPr>
          <w:t xml:space="preserve">    return </w:t>
        </w:r>
        <w:proofErr w:type="spellStart"/>
        <w:r w:rsidRPr="00E17A95">
          <w:rPr>
            <w:rFonts w:ascii="Times New Roman" w:hAnsi="Times New Roman" w:cs="Times New Roman"/>
            <w:rPrChange w:id="2462" w:author="jake moses" w:date="2020-12-08T16:38:00Z">
              <w:rPr>
                <w:rFonts w:ascii="Courier New" w:hAnsi="Courier New" w:cs="Courier New"/>
              </w:rPr>
            </w:rPrChange>
          </w:rPr>
          <w:t>ReceiveValue</w:t>
        </w:r>
        <w:proofErr w:type="spellEnd"/>
        <w:r w:rsidRPr="00E17A95">
          <w:rPr>
            <w:rFonts w:ascii="Times New Roman" w:hAnsi="Times New Roman" w:cs="Times New Roman"/>
            <w:rPrChange w:id="2463" w:author="jake moses" w:date="2020-12-08T16:38:00Z">
              <w:rPr>
                <w:rFonts w:ascii="Courier New" w:hAnsi="Courier New" w:cs="Courier New"/>
              </w:rPr>
            </w:rPrChange>
          </w:rPr>
          <w:t>;</w:t>
        </w:r>
      </w:ins>
    </w:p>
    <w:p w14:paraId="3EFB660A" w14:textId="77777777" w:rsidR="003B7099" w:rsidRPr="00E17A95" w:rsidRDefault="003B7099" w:rsidP="000831BD">
      <w:pPr>
        <w:pStyle w:val="PlainText"/>
        <w:rPr>
          <w:ins w:id="2464" w:author="jake moses" w:date="2020-12-08T16:32:00Z"/>
          <w:rFonts w:ascii="Times New Roman" w:hAnsi="Times New Roman" w:cs="Times New Roman"/>
          <w:rPrChange w:id="2465" w:author="jake moses" w:date="2020-12-08T16:38:00Z">
            <w:rPr>
              <w:ins w:id="2466" w:author="jake moses" w:date="2020-12-08T16:32:00Z"/>
              <w:rFonts w:ascii="Courier New" w:hAnsi="Courier New" w:cs="Courier New"/>
            </w:rPr>
          </w:rPrChange>
        </w:rPr>
      </w:pPr>
      <w:ins w:id="2467" w:author="jake moses" w:date="2020-12-08T16:32:00Z">
        <w:r w:rsidRPr="00E17A95">
          <w:rPr>
            <w:rFonts w:ascii="Times New Roman" w:hAnsi="Times New Roman" w:cs="Times New Roman"/>
            <w:rPrChange w:id="2468" w:author="jake moses" w:date="2020-12-08T16:38:00Z">
              <w:rPr>
                <w:rFonts w:ascii="Courier New" w:hAnsi="Courier New" w:cs="Courier New"/>
              </w:rPr>
            </w:rPrChange>
          </w:rPr>
          <w:t>}</w:t>
        </w:r>
      </w:ins>
    </w:p>
    <w:p w14:paraId="4D867509" w14:textId="77777777" w:rsidR="003B7099" w:rsidRPr="00E17A95" w:rsidRDefault="003B7099" w:rsidP="000831BD">
      <w:pPr>
        <w:pStyle w:val="PlainText"/>
        <w:rPr>
          <w:ins w:id="2469" w:author="jake moses" w:date="2020-12-08T16:32:00Z"/>
          <w:rFonts w:ascii="Times New Roman" w:hAnsi="Times New Roman" w:cs="Times New Roman"/>
          <w:rPrChange w:id="2470" w:author="jake moses" w:date="2020-12-08T16:38:00Z">
            <w:rPr>
              <w:ins w:id="2471" w:author="jake moses" w:date="2020-12-08T16:32:00Z"/>
              <w:rFonts w:ascii="Courier New" w:hAnsi="Courier New" w:cs="Courier New"/>
            </w:rPr>
          </w:rPrChange>
        </w:rPr>
      </w:pPr>
    </w:p>
    <w:p w14:paraId="3A44A739" w14:textId="77777777" w:rsidR="003B7099" w:rsidRPr="00E17A95" w:rsidRDefault="003B7099" w:rsidP="000831BD">
      <w:pPr>
        <w:pStyle w:val="PlainText"/>
        <w:rPr>
          <w:ins w:id="2472" w:author="jake moses" w:date="2020-12-08T16:32:00Z"/>
          <w:rFonts w:ascii="Times New Roman" w:hAnsi="Times New Roman" w:cs="Times New Roman"/>
          <w:rPrChange w:id="2473" w:author="jake moses" w:date="2020-12-08T16:38:00Z">
            <w:rPr>
              <w:ins w:id="2474" w:author="jake moses" w:date="2020-12-08T16:32:00Z"/>
              <w:rFonts w:ascii="Courier New" w:hAnsi="Courier New" w:cs="Courier New"/>
            </w:rPr>
          </w:rPrChange>
        </w:rPr>
      </w:pPr>
      <w:ins w:id="2475" w:author="jake moses" w:date="2020-12-08T16:32:00Z">
        <w:r w:rsidRPr="00E17A95">
          <w:rPr>
            <w:rFonts w:ascii="Times New Roman" w:hAnsi="Times New Roman" w:cs="Times New Roman"/>
            <w:rPrChange w:id="2476" w:author="jake moses" w:date="2020-12-08T16:38:00Z">
              <w:rPr>
                <w:rFonts w:ascii="Courier New" w:hAnsi="Courier New" w:cs="Courier New"/>
              </w:rPr>
            </w:rPrChange>
          </w:rPr>
          <w:t xml:space="preserve">void </w:t>
        </w:r>
        <w:proofErr w:type="spellStart"/>
        <w:proofErr w:type="gramStart"/>
        <w:r w:rsidRPr="00E17A95">
          <w:rPr>
            <w:rFonts w:ascii="Times New Roman" w:hAnsi="Times New Roman" w:cs="Times New Roman"/>
            <w:rPrChange w:id="2477" w:author="jake moses" w:date="2020-12-08T16:38:00Z">
              <w:rPr>
                <w:rFonts w:ascii="Courier New" w:hAnsi="Courier New" w:cs="Courier New"/>
              </w:rPr>
            </w:rPrChange>
          </w:rPr>
          <w:t>UARTSendString</w:t>
        </w:r>
        <w:proofErr w:type="spellEnd"/>
        <w:r w:rsidRPr="00E17A95">
          <w:rPr>
            <w:rFonts w:ascii="Times New Roman" w:hAnsi="Times New Roman" w:cs="Times New Roman"/>
            <w:rPrChange w:id="2478" w:author="jake moses" w:date="2020-12-08T16:38:00Z">
              <w:rPr>
                <w:rFonts w:ascii="Courier New" w:hAnsi="Courier New" w:cs="Courier New"/>
              </w:rPr>
            </w:rPrChange>
          </w:rPr>
          <w:t>(</w:t>
        </w:r>
        <w:proofErr w:type="gramEnd"/>
        <w:r w:rsidRPr="00E17A95">
          <w:rPr>
            <w:rFonts w:ascii="Times New Roman" w:hAnsi="Times New Roman" w:cs="Times New Roman"/>
            <w:rPrChange w:id="2479" w:author="jake moses" w:date="2020-12-08T16:38:00Z">
              <w:rPr>
                <w:rFonts w:ascii="Courier New" w:hAnsi="Courier New" w:cs="Courier New"/>
              </w:rPr>
            </w:rPrChange>
          </w:rPr>
          <w:t>unsigned char *str)</w:t>
        </w:r>
      </w:ins>
    </w:p>
    <w:p w14:paraId="76CFFE16" w14:textId="77777777" w:rsidR="003B7099" w:rsidRPr="00E17A95" w:rsidRDefault="003B7099" w:rsidP="000831BD">
      <w:pPr>
        <w:pStyle w:val="PlainText"/>
        <w:rPr>
          <w:ins w:id="2480" w:author="jake moses" w:date="2020-12-08T16:32:00Z"/>
          <w:rFonts w:ascii="Times New Roman" w:hAnsi="Times New Roman" w:cs="Times New Roman"/>
          <w:rPrChange w:id="2481" w:author="jake moses" w:date="2020-12-08T16:38:00Z">
            <w:rPr>
              <w:ins w:id="2482" w:author="jake moses" w:date="2020-12-08T16:32:00Z"/>
              <w:rFonts w:ascii="Courier New" w:hAnsi="Courier New" w:cs="Courier New"/>
            </w:rPr>
          </w:rPrChange>
        </w:rPr>
      </w:pPr>
      <w:ins w:id="2483" w:author="jake moses" w:date="2020-12-08T16:32:00Z">
        <w:r w:rsidRPr="00E17A95">
          <w:rPr>
            <w:rFonts w:ascii="Times New Roman" w:hAnsi="Times New Roman" w:cs="Times New Roman"/>
            <w:rPrChange w:id="2484" w:author="jake moses" w:date="2020-12-08T16:38:00Z">
              <w:rPr>
                <w:rFonts w:ascii="Courier New" w:hAnsi="Courier New" w:cs="Courier New"/>
              </w:rPr>
            </w:rPrChange>
          </w:rPr>
          <w:t>{</w:t>
        </w:r>
      </w:ins>
    </w:p>
    <w:p w14:paraId="24537DAB" w14:textId="77777777" w:rsidR="003B7099" w:rsidRPr="00E17A95" w:rsidRDefault="003B7099" w:rsidP="000831BD">
      <w:pPr>
        <w:pStyle w:val="PlainText"/>
        <w:rPr>
          <w:ins w:id="2485" w:author="jake moses" w:date="2020-12-08T16:32:00Z"/>
          <w:rFonts w:ascii="Times New Roman" w:hAnsi="Times New Roman" w:cs="Times New Roman"/>
          <w:rPrChange w:id="2486" w:author="jake moses" w:date="2020-12-08T16:38:00Z">
            <w:rPr>
              <w:ins w:id="2487" w:author="jake moses" w:date="2020-12-08T16:32:00Z"/>
              <w:rFonts w:ascii="Courier New" w:hAnsi="Courier New" w:cs="Courier New"/>
            </w:rPr>
          </w:rPrChange>
        </w:rPr>
      </w:pPr>
      <w:ins w:id="2488" w:author="jake moses" w:date="2020-12-08T16:32:00Z">
        <w:r w:rsidRPr="00E17A95">
          <w:rPr>
            <w:rFonts w:ascii="Times New Roman" w:hAnsi="Times New Roman" w:cs="Times New Roman"/>
            <w:rPrChange w:id="2489" w:author="jake moses" w:date="2020-12-08T16:38:00Z">
              <w:rPr>
                <w:rFonts w:ascii="Courier New" w:hAnsi="Courier New" w:cs="Courier New"/>
              </w:rPr>
            </w:rPrChange>
          </w:rPr>
          <w:lastRenderedPageBreak/>
          <w:t xml:space="preserve">    if (</w:t>
        </w:r>
        <w:proofErr w:type="gramStart"/>
        <w:r w:rsidRPr="00E17A95">
          <w:rPr>
            <w:rFonts w:ascii="Times New Roman" w:hAnsi="Times New Roman" w:cs="Times New Roman"/>
            <w:rPrChange w:id="2490" w:author="jake moses" w:date="2020-12-08T16:38:00Z">
              <w:rPr>
                <w:rFonts w:ascii="Courier New" w:hAnsi="Courier New" w:cs="Courier New"/>
              </w:rPr>
            </w:rPrChange>
          </w:rPr>
          <w:t>str !</w:t>
        </w:r>
        <w:proofErr w:type="gramEnd"/>
        <w:r w:rsidRPr="00E17A95">
          <w:rPr>
            <w:rFonts w:ascii="Times New Roman" w:hAnsi="Times New Roman" w:cs="Times New Roman"/>
            <w:rPrChange w:id="2491" w:author="jake moses" w:date="2020-12-08T16:38:00Z">
              <w:rPr>
                <w:rFonts w:ascii="Courier New" w:hAnsi="Courier New" w:cs="Courier New"/>
              </w:rPr>
            </w:rPrChange>
          </w:rPr>
          <w:t>= NULL) {</w:t>
        </w:r>
      </w:ins>
    </w:p>
    <w:p w14:paraId="3208BD59" w14:textId="77777777" w:rsidR="003B7099" w:rsidRPr="00E17A95" w:rsidRDefault="003B7099" w:rsidP="000831BD">
      <w:pPr>
        <w:pStyle w:val="PlainText"/>
        <w:rPr>
          <w:ins w:id="2492" w:author="jake moses" w:date="2020-12-08T16:32:00Z"/>
          <w:rFonts w:ascii="Times New Roman" w:hAnsi="Times New Roman" w:cs="Times New Roman"/>
          <w:rPrChange w:id="2493" w:author="jake moses" w:date="2020-12-08T16:38:00Z">
            <w:rPr>
              <w:ins w:id="2494" w:author="jake moses" w:date="2020-12-08T16:32:00Z"/>
              <w:rFonts w:ascii="Courier New" w:hAnsi="Courier New" w:cs="Courier New"/>
            </w:rPr>
          </w:rPrChange>
        </w:rPr>
      </w:pPr>
      <w:ins w:id="2495" w:author="jake moses" w:date="2020-12-08T16:32:00Z">
        <w:r w:rsidRPr="00E17A95">
          <w:rPr>
            <w:rFonts w:ascii="Times New Roman" w:hAnsi="Times New Roman" w:cs="Times New Roman"/>
            <w:rPrChange w:id="2496" w:author="jake moses" w:date="2020-12-08T16:38:00Z">
              <w:rPr>
                <w:rFonts w:ascii="Courier New" w:hAnsi="Courier New" w:cs="Courier New"/>
              </w:rPr>
            </w:rPrChange>
          </w:rPr>
          <w:t xml:space="preserve">        while (*</w:t>
        </w:r>
        <w:proofErr w:type="gramStart"/>
        <w:r w:rsidRPr="00E17A95">
          <w:rPr>
            <w:rFonts w:ascii="Times New Roman" w:hAnsi="Times New Roman" w:cs="Times New Roman"/>
            <w:rPrChange w:id="2497" w:author="jake moses" w:date="2020-12-08T16:38:00Z">
              <w:rPr>
                <w:rFonts w:ascii="Courier New" w:hAnsi="Courier New" w:cs="Courier New"/>
              </w:rPr>
            </w:rPrChange>
          </w:rPr>
          <w:t>str !</w:t>
        </w:r>
        <w:proofErr w:type="gramEnd"/>
        <w:r w:rsidRPr="00E17A95">
          <w:rPr>
            <w:rFonts w:ascii="Times New Roman" w:hAnsi="Times New Roman" w:cs="Times New Roman"/>
            <w:rPrChange w:id="2498" w:author="jake moses" w:date="2020-12-08T16:38:00Z">
              <w:rPr>
                <w:rFonts w:ascii="Courier New" w:hAnsi="Courier New" w:cs="Courier New"/>
              </w:rPr>
            </w:rPrChange>
          </w:rPr>
          <w:t>= '\0') {</w:t>
        </w:r>
      </w:ins>
    </w:p>
    <w:p w14:paraId="1454C9F7" w14:textId="77777777" w:rsidR="003B7099" w:rsidRPr="00E17A95" w:rsidRDefault="003B7099" w:rsidP="000831BD">
      <w:pPr>
        <w:pStyle w:val="PlainText"/>
        <w:rPr>
          <w:ins w:id="2499" w:author="jake moses" w:date="2020-12-08T16:32:00Z"/>
          <w:rFonts w:ascii="Times New Roman" w:hAnsi="Times New Roman" w:cs="Times New Roman"/>
          <w:rPrChange w:id="2500" w:author="jake moses" w:date="2020-12-08T16:38:00Z">
            <w:rPr>
              <w:ins w:id="2501" w:author="jake moses" w:date="2020-12-08T16:32:00Z"/>
              <w:rFonts w:ascii="Courier New" w:hAnsi="Courier New" w:cs="Courier New"/>
            </w:rPr>
          </w:rPrChange>
        </w:rPr>
      </w:pPr>
      <w:ins w:id="2502" w:author="jake moses" w:date="2020-12-08T16:32:00Z">
        <w:r w:rsidRPr="00E17A95">
          <w:rPr>
            <w:rFonts w:ascii="Times New Roman" w:hAnsi="Times New Roman" w:cs="Times New Roman"/>
            <w:rPrChange w:id="2503" w:author="jake moses" w:date="2020-12-08T16:38:00Z">
              <w:rPr>
                <w:rFonts w:ascii="Courier New" w:hAnsi="Courier New" w:cs="Courier New"/>
              </w:rPr>
            </w:rPrChange>
          </w:rPr>
          <w:t xml:space="preserve">            </w:t>
        </w:r>
        <w:proofErr w:type="spellStart"/>
        <w:r w:rsidRPr="00E17A95">
          <w:rPr>
            <w:rFonts w:ascii="Times New Roman" w:hAnsi="Times New Roman" w:cs="Times New Roman"/>
            <w:rPrChange w:id="2504" w:author="jake moses" w:date="2020-12-08T16:38:00Z">
              <w:rPr>
                <w:rFonts w:ascii="Courier New" w:hAnsi="Courier New" w:cs="Courier New"/>
              </w:rPr>
            </w:rPrChange>
          </w:rPr>
          <w:t>UARTSendByte</w:t>
        </w:r>
        <w:proofErr w:type="spellEnd"/>
        <w:r w:rsidRPr="00E17A95">
          <w:rPr>
            <w:rFonts w:ascii="Times New Roman" w:hAnsi="Times New Roman" w:cs="Times New Roman"/>
            <w:rPrChange w:id="2505" w:author="jake moses" w:date="2020-12-08T16:38:00Z">
              <w:rPr>
                <w:rFonts w:ascii="Courier New" w:hAnsi="Courier New" w:cs="Courier New"/>
              </w:rPr>
            </w:rPrChange>
          </w:rPr>
          <w:t>(*str);</w:t>
        </w:r>
      </w:ins>
    </w:p>
    <w:p w14:paraId="13D4B8EA" w14:textId="77777777" w:rsidR="003B7099" w:rsidRPr="00E17A95" w:rsidRDefault="003B7099" w:rsidP="000831BD">
      <w:pPr>
        <w:pStyle w:val="PlainText"/>
        <w:rPr>
          <w:ins w:id="2506" w:author="jake moses" w:date="2020-12-08T16:32:00Z"/>
          <w:rFonts w:ascii="Times New Roman" w:hAnsi="Times New Roman" w:cs="Times New Roman"/>
          <w:rPrChange w:id="2507" w:author="jake moses" w:date="2020-12-08T16:38:00Z">
            <w:rPr>
              <w:ins w:id="2508" w:author="jake moses" w:date="2020-12-08T16:32:00Z"/>
              <w:rFonts w:ascii="Courier New" w:hAnsi="Courier New" w:cs="Courier New"/>
            </w:rPr>
          </w:rPrChange>
        </w:rPr>
      </w:pPr>
      <w:ins w:id="2509" w:author="jake moses" w:date="2020-12-08T16:32:00Z">
        <w:r w:rsidRPr="00E17A95">
          <w:rPr>
            <w:rFonts w:ascii="Times New Roman" w:hAnsi="Times New Roman" w:cs="Times New Roman"/>
            <w:rPrChange w:id="2510" w:author="jake moses" w:date="2020-12-08T16:38:00Z">
              <w:rPr>
                <w:rFonts w:ascii="Courier New" w:hAnsi="Courier New" w:cs="Courier New"/>
              </w:rPr>
            </w:rPrChange>
          </w:rPr>
          <w:t xml:space="preserve">            str++;</w:t>
        </w:r>
      </w:ins>
    </w:p>
    <w:p w14:paraId="62C6949D" w14:textId="77777777" w:rsidR="003B7099" w:rsidRPr="00E17A95" w:rsidRDefault="003B7099" w:rsidP="000831BD">
      <w:pPr>
        <w:pStyle w:val="PlainText"/>
        <w:rPr>
          <w:ins w:id="2511" w:author="jake moses" w:date="2020-12-08T16:32:00Z"/>
          <w:rFonts w:ascii="Times New Roman" w:hAnsi="Times New Roman" w:cs="Times New Roman"/>
          <w:rPrChange w:id="2512" w:author="jake moses" w:date="2020-12-08T16:38:00Z">
            <w:rPr>
              <w:ins w:id="2513" w:author="jake moses" w:date="2020-12-08T16:32:00Z"/>
              <w:rFonts w:ascii="Courier New" w:hAnsi="Courier New" w:cs="Courier New"/>
            </w:rPr>
          </w:rPrChange>
        </w:rPr>
      </w:pPr>
      <w:ins w:id="2514" w:author="jake moses" w:date="2020-12-08T16:32:00Z">
        <w:r w:rsidRPr="00E17A95">
          <w:rPr>
            <w:rFonts w:ascii="Times New Roman" w:hAnsi="Times New Roman" w:cs="Times New Roman"/>
            <w:rPrChange w:id="2515" w:author="jake moses" w:date="2020-12-08T16:38:00Z">
              <w:rPr>
                <w:rFonts w:ascii="Courier New" w:hAnsi="Courier New" w:cs="Courier New"/>
              </w:rPr>
            </w:rPrChange>
          </w:rPr>
          <w:t xml:space="preserve">        }</w:t>
        </w:r>
      </w:ins>
    </w:p>
    <w:p w14:paraId="7740404B" w14:textId="77777777" w:rsidR="003B7099" w:rsidRPr="00E17A95" w:rsidRDefault="003B7099" w:rsidP="000831BD">
      <w:pPr>
        <w:pStyle w:val="PlainText"/>
        <w:rPr>
          <w:ins w:id="2516" w:author="jake moses" w:date="2020-12-08T16:32:00Z"/>
          <w:rFonts w:ascii="Times New Roman" w:hAnsi="Times New Roman" w:cs="Times New Roman"/>
          <w:rPrChange w:id="2517" w:author="jake moses" w:date="2020-12-08T16:38:00Z">
            <w:rPr>
              <w:ins w:id="2518" w:author="jake moses" w:date="2020-12-08T16:32:00Z"/>
              <w:rFonts w:ascii="Courier New" w:hAnsi="Courier New" w:cs="Courier New"/>
            </w:rPr>
          </w:rPrChange>
        </w:rPr>
      </w:pPr>
      <w:ins w:id="2519" w:author="jake moses" w:date="2020-12-08T16:32:00Z">
        <w:r w:rsidRPr="00E17A95">
          <w:rPr>
            <w:rFonts w:ascii="Times New Roman" w:hAnsi="Times New Roman" w:cs="Times New Roman"/>
            <w:rPrChange w:id="2520" w:author="jake moses" w:date="2020-12-08T16:38:00Z">
              <w:rPr>
                <w:rFonts w:ascii="Courier New" w:hAnsi="Courier New" w:cs="Courier New"/>
              </w:rPr>
            </w:rPrChange>
          </w:rPr>
          <w:t xml:space="preserve">    }</w:t>
        </w:r>
      </w:ins>
    </w:p>
    <w:p w14:paraId="76EF87B6" w14:textId="77777777" w:rsidR="003B7099" w:rsidRPr="00E17A95" w:rsidRDefault="003B7099" w:rsidP="000831BD">
      <w:pPr>
        <w:pStyle w:val="PlainText"/>
        <w:rPr>
          <w:ins w:id="2521" w:author="jake moses" w:date="2020-12-08T16:32:00Z"/>
          <w:rFonts w:ascii="Times New Roman" w:hAnsi="Times New Roman" w:cs="Times New Roman"/>
          <w:rPrChange w:id="2522" w:author="jake moses" w:date="2020-12-08T16:38:00Z">
            <w:rPr>
              <w:ins w:id="2523" w:author="jake moses" w:date="2020-12-08T16:32:00Z"/>
              <w:rFonts w:ascii="Courier New" w:hAnsi="Courier New" w:cs="Courier New"/>
            </w:rPr>
          </w:rPrChange>
        </w:rPr>
      </w:pPr>
      <w:ins w:id="2524" w:author="jake moses" w:date="2020-12-08T16:32:00Z">
        <w:r w:rsidRPr="00E17A95">
          <w:rPr>
            <w:rFonts w:ascii="Times New Roman" w:hAnsi="Times New Roman" w:cs="Times New Roman"/>
            <w:rPrChange w:id="2525" w:author="jake moses" w:date="2020-12-08T16:38:00Z">
              <w:rPr>
                <w:rFonts w:ascii="Courier New" w:hAnsi="Courier New" w:cs="Courier New"/>
              </w:rPr>
            </w:rPrChange>
          </w:rPr>
          <w:t>}</w:t>
        </w:r>
      </w:ins>
    </w:p>
    <w:p w14:paraId="5E3644BB" w14:textId="77777777" w:rsidR="003B7099" w:rsidRPr="00E17A95" w:rsidRDefault="003B7099" w:rsidP="000831BD">
      <w:pPr>
        <w:pStyle w:val="PlainText"/>
        <w:rPr>
          <w:ins w:id="2526" w:author="jake moses" w:date="2020-12-08T16:32:00Z"/>
          <w:rFonts w:ascii="Times New Roman" w:hAnsi="Times New Roman" w:cs="Times New Roman"/>
          <w:rPrChange w:id="2527" w:author="jake moses" w:date="2020-12-08T16:38:00Z">
            <w:rPr>
              <w:ins w:id="2528" w:author="jake moses" w:date="2020-12-08T16:32:00Z"/>
              <w:rFonts w:ascii="Courier New" w:hAnsi="Courier New" w:cs="Courier New"/>
            </w:rPr>
          </w:rPrChange>
        </w:rPr>
      </w:pPr>
    </w:p>
    <w:p w14:paraId="78A19C72" w14:textId="62F79E43" w:rsidR="003B7099" w:rsidRPr="00E17A95" w:rsidRDefault="003B7099">
      <w:pPr>
        <w:rPr>
          <w:b/>
          <w:bCs/>
          <w:sz w:val="22"/>
          <w:szCs w:val="22"/>
          <w:rPrChange w:id="2529" w:author="jake moses" w:date="2020-12-08T16:38:00Z">
            <w:rPr/>
          </w:rPrChange>
        </w:rPr>
      </w:pPr>
    </w:p>
    <w:p w14:paraId="781EE6E6" w14:textId="339C4120" w:rsidR="00294D87" w:rsidRPr="00E17A95" w:rsidRDefault="00D00036">
      <w:pPr>
        <w:rPr>
          <w:ins w:id="2530" w:author="jake moses" w:date="2020-12-08T16:34:00Z"/>
          <w:rPrChange w:id="2531" w:author="jake moses" w:date="2020-12-08T16:38:00Z">
            <w:rPr>
              <w:ins w:id="2532" w:author="jake moses" w:date="2020-12-08T16:34:00Z"/>
            </w:rPr>
          </w:rPrChange>
        </w:rPr>
      </w:pPr>
      <w:proofErr w:type="spellStart"/>
      <w:ins w:id="2533" w:author="jake moses" w:date="2020-12-08T16:35:00Z">
        <w:r w:rsidRPr="00E17A95">
          <w:t>b</w:t>
        </w:r>
      </w:ins>
      <w:ins w:id="2534" w:author="jake moses" w:date="2020-12-08T16:34:00Z">
        <w:r w:rsidRPr="00E17A95">
          <w:rPr>
            <w:rPrChange w:id="2535" w:author="jake moses" w:date="2020-12-08T16:38:00Z">
              <w:rPr/>
            </w:rPrChange>
          </w:rPr>
          <w:t>luetooth.h</w:t>
        </w:r>
        <w:proofErr w:type="spellEnd"/>
      </w:ins>
    </w:p>
    <w:p w14:paraId="08FDAEFC" w14:textId="77777777" w:rsidR="00D00036" w:rsidRPr="00E17A95" w:rsidRDefault="00D00036" w:rsidP="00D71B01">
      <w:pPr>
        <w:pStyle w:val="PlainText"/>
        <w:rPr>
          <w:ins w:id="2536" w:author="jake moses" w:date="2020-12-08T16:35:00Z"/>
          <w:rFonts w:ascii="Times New Roman" w:hAnsi="Times New Roman" w:cs="Times New Roman"/>
          <w:rPrChange w:id="2537" w:author="jake moses" w:date="2020-12-08T16:38:00Z">
            <w:rPr>
              <w:ins w:id="2538" w:author="jake moses" w:date="2020-12-08T16:35:00Z"/>
              <w:rFonts w:ascii="Courier New" w:hAnsi="Courier New" w:cs="Courier New"/>
            </w:rPr>
          </w:rPrChange>
        </w:rPr>
      </w:pPr>
      <w:ins w:id="2539" w:author="jake moses" w:date="2020-12-08T16:35:00Z">
        <w:r w:rsidRPr="00E17A95">
          <w:rPr>
            <w:rFonts w:ascii="Times New Roman" w:hAnsi="Times New Roman" w:cs="Times New Roman"/>
            <w:rPrChange w:id="2540" w:author="jake moses" w:date="2020-12-08T16:38:00Z">
              <w:rPr>
                <w:rFonts w:ascii="Courier New" w:hAnsi="Courier New" w:cs="Courier New"/>
              </w:rPr>
            </w:rPrChange>
          </w:rPr>
          <w:t>#ifndef BLUETOOTH_H</w:t>
        </w:r>
      </w:ins>
    </w:p>
    <w:p w14:paraId="072EAAEE" w14:textId="77777777" w:rsidR="00D00036" w:rsidRPr="00E17A95" w:rsidRDefault="00D00036" w:rsidP="00D71B01">
      <w:pPr>
        <w:pStyle w:val="PlainText"/>
        <w:rPr>
          <w:ins w:id="2541" w:author="jake moses" w:date="2020-12-08T16:35:00Z"/>
          <w:rFonts w:ascii="Times New Roman" w:hAnsi="Times New Roman" w:cs="Times New Roman"/>
          <w:rPrChange w:id="2542" w:author="jake moses" w:date="2020-12-08T16:38:00Z">
            <w:rPr>
              <w:ins w:id="2543" w:author="jake moses" w:date="2020-12-08T16:35:00Z"/>
              <w:rFonts w:ascii="Courier New" w:hAnsi="Courier New" w:cs="Courier New"/>
            </w:rPr>
          </w:rPrChange>
        </w:rPr>
      </w:pPr>
      <w:ins w:id="2544" w:author="jake moses" w:date="2020-12-08T16:35:00Z">
        <w:r w:rsidRPr="00E17A95">
          <w:rPr>
            <w:rFonts w:ascii="Times New Roman" w:hAnsi="Times New Roman" w:cs="Times New Roman"/>
            <w:rPrChange w:id="2545" w:author="jake moses" w:date="2020-12-08T16:38:00Z">
              <w:rPr>
                <w:rFonts w:ascii="Courier New" w:hAnsi="Courier New" w:cs="Courier New"/>
              </w:rPr>
            </w:rPrChange>
          </w:rPr>
          <w:t>#define BLUETOOTH_H</w:t>
        </w:r>
      </w:ins>
    </w:p>
    <w:p w14:paraId="2460147A" w14:textId="77777777" w:rsidR="00D00036" w:rsidRPr="00E17A95" w:rsidRDefault="00D00036" w:rsidP="00D71B01">
      <w:pPr>
        <w:pStyle w:val="PlainText"/>
        <w:rPr>
          <w:ins w:id="2546" w:author="jake moses" w:date="2020-12-08T16:35:00Z"/>
          <w:rFonts w:ascii="Times New Roman" w:hAnsi="Times New Roman" w:cs="Times New Roman"/>
          <w:rPrChange w:id="2547" w:author="jake moses" w:date="2020-12-08T16:38:00Z">
            <w:rPr>
              <w:ins w:id="2548" w:author="jake moses" w:date="2020-12-08T16:35:00Z"/>
              <w:rFonts w:ascii="Courier New" w:hAnsi="Courier New" w:cs="Courier New"/>
            </w:rPr>
          </w:rPrChange>
        </w:rPr>
      </w:pPr>
    </w:p>
    <w:p w14:paraId="14FE3FA6" w14:textId="77777777" w:rsidR="00D00036" w:rsidRPr="00E17A95" w:rsidRDefault="00D00036" w:rsidP="00D71B01">
      <w:pPr>
        <w:pStyle w:val="PlainText"/>
        <w:rPr>
          <w:ins w:id="2549" w:author="jake moses" w:date="2020-12-08T16:35:00Z"/>
          <w:rFonts w:ascii="Times New Roman" w:hAnsi="Times New Roman" w:cs="Times New Roman"/>
          <w:rPrChange w:id="2550" w:author="jake moses" w:date="2020-12-08T16:38:00Z">
            <w:rPr>
              <w:ins w:id="2551" w:author="jake moses" w:date="2020-12-08T16:35:00Z"/>
              <w:rFonts w:ascii="Courier New" w:hAnsi="Courier New" w:cs="Courier New"/>
            </w:rPr>
          </w:rPrChange>
        </w:rPr>
      </w:pPr>
      <w:ins w:id="2552" w:author="jake moses" w:date="2020-12-08T16:35:00Z">
        <w:r w:rsidRPr="00E17A95">
          <w:rPr>
            <w:rFonts w:ascii="Times New Roman" w:hAnsi="Times New Roman" w:cs="Times New Roman"/>
            <w:rPrChange w:id="2553" w:author="jake moses" w:date="2020-12-08T16:38:00Z">
              <w:rPr>
                <w:rFonts w:ascii="Courier New" w:hAnsi="Courier New" w:cs="Courier New"/>
              </w:rPr>
            </w:rPrChange>
          </w:rPr>
          <w:t>#include &lt;msp430.h&gt;</w:t>
        </w:r>
      </w:ins>
    </w:p>
    <w:p w14:paraId="78DC8709" w14:textId="77777777" w:rsidR="00D00036" w:rsidRPr="00E17A95" w:rsidRDefault="00D00036" w:rsidP="00D71B01">
      <w:pPr>
        <w:pStyle w:val="PlainText"/>
        <w:rPr>
          <w:ins w:id="2554" w:author="jake moses" w:date="2020-12-08T16:35:00Z"/>
          <w:rFonts w:ascii="Times New Roman" w:hAnsi="Times New Roman" w:cs="Times New Roman"/>
          <w:rPrChange w:id="2555" w:author="jake moses" w:date="2020-12-08T16:38:00Z">
            <w:rPr>
              <w:ins w:id="2556" w:author="jake moses" w:date="2020-12-08T16:35:00Z"/>
              <w:rFonts w:ascii="Courier New" w:hAnsi="Courier New" w:cs="Courier New"/>
            </w:rPr>
          </w:rPrChange>
        </w:rPr>
      </w:pPr>
      <w:ins w:id="2557" w:author="jake moses" w:date="2020-12-08T16:35:00Z">
        <w:r w:rsidRPr="00E17A95">
          <w:rPr>
            <w:rFonts w:ascii="Times New Roman" w:hAnsi="Times New Roman" w:cs="Times New Roman"/>
            <w:rPrChange w:id="2558"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2559" w:author="jake moses" w:date="2020-12-08T16:38:00Z">
              <w:rPr>
                <w:rFonts w:ascii="Courier New" w:hAnsi="Courier New" w:cs="Courier New"/>
              </w:rPr>
            </w:rPrChange>
          </w:rPr>
          <w:t>stddef.h</w:t>
        </w:r>
        <w:proofErr w:type="spellEnd"/>
        <w:r w:rsidRPr="00E17A95">
          <w:rPr>
            <w:rFonts w:ascii="Times New Roman" w:hAnsi="Times New Roman" w:cs="Times New Roman"/>
            <w:rPrChange w:id="2560" w:author="jake moses" w:date="2020-12-08T16:38:00Z">
              <w:rPr>
                <w:rFonts w:ascii="Courier New" w:hAnsi="Courier New" w:cs="Courier New"/>
              </w:rPr>
            </w:rPrChange>
          </w:rPr>
          <w:t>&gt;</w:t>
        </w:r>
      </w:ins>
    </w:p>
    <w:p w14:paraId="3F356C44" w14:textId="77777777" w:rsidR="00D00036" w:rsidRPr="00E17A95" w:rsidRDefault="00D00036" w:rsidP="00D71B01">
      <w:pPr>
        <w:pStyle w:val="PlainText"/>
        <w:rPr>
          <w:ins w:id="2561" w:author="jake moses" w:date="2020-12-08T16:35:00Z"/>
          <w:rFonts w:ascii="Times New Roman" w:hAnsi="Times New Roman" w:cs="Times New Roman"/>
          <w:rPrChange w:id="2562" w:author="jake moses" w:date="2020-12-08T16:38:00Z">
            <w:rPr>
              <w:ins w:id="2563" w:author="jake moses" w:date="2020-12-08T16:35:00Z"/>
              <w:rFonts w:ascii="Courier New" w:hAnsi="Courier New" w:cs="Courier New"/>
            </w:rPr>
          </w:rPrChange>
        </w:rPr>
      </w:pPr>
    </w:p>
    <w:p w14:paraId="7F873A40" w14:textId="77777777" w:rsidR="00D00036" w:rsidRPr="00E17A95" w:rsidRDefault="00D00036" w:rsidP="00D71B01">
      <w:pPr>
        <w:pStyle w:val="PlainText"/>
        <w:rPr>
          <w:ins w:id="2564" w:author="jake moses" w:date="2020-12-08T16:35:00Z"/>
          <w:rFonts w:ascii="Times New Roman" w:hAnsi="Times New Roman" w:cs="Times New Roman"/>
          <w:rPrChange w:id="2565" w:author="jake moses" w:date="2020-12-08T16:38:00Z">
            <w:rPr>
              <w:ins w:id="2566" w:author="jake moses" w:date="2020-12-08T16:35:00Z"/>
              <w:rFonts w:ascii="Courier New" w:hAnsi="Courier New" w:cs="Courier New"/>
            </w:rPr>
          </w:rPrChange>
        </w:rPr>
      </w:pPr>
    </w:p>
    <w:p w14:paraId="01D2A962" w14:textId="77777777" w:rsidR="00D00036" w:rsidRPr="00E17A95" w:rsidRDefault="00D00036" w:rsidP="00D71B01">
      <w:pPr>
        <w:pStyle w:val="PlainText"/>
        <w:rPr>
          <w:ins w:id="2567" w:author="jake moses" w:date="2020-12-08T16:35:00Z"/>
          <w:rFonts w:ascii="Times New Roman" w:hAnsi="Times New Roman" w:cs="Times New Roman"/>
          <w:rPrChange w:id="2568" w:author="jake moses" w:date="2020-12-08T16:38:00Z">
            <w:rPr>
              <w:ins w:id="2569" w:author="jake moses" w:date="2020-12-08T16:35:00Z"/>
              <w:rFonts w:ascii="Courier New" w:hAnsi="Courier New" w:cs="Courier New"/>
            </w:rPr>
          </w:rPrChange>
        </w:rPr>
      </w:pPr>
      <w:ins w:id="2570" w:author="jake moses" w:date="2020-12-08T16:35:00Z">
        <w:r w:rsidRPr="00E17A95">
          <w:rPr>
            <w:rFonts w:ascii="Times New Roman" w:hAnsi="Times New Roman" w:cs="Times New Roman"/>
            <w:rPrChange w:id="2571" w:author="jake moses" w:date="2020-12-08T16:38:00Z">
              <w:rPr>
                <w:rFonts w:ascii="Courier New" w:hAnsi="Courier New" w:cs="Courier New"/>
              </w:rPr>
            </w:rPrChange>
          </w:rPr>
          <w:t>/* ~~~~~~~~~~~~~~~~~~~~~~~~~~~~~~~~~~~~~~~</w:t>
        </w:r>
      </w:ins>
    </w:p>
    <w:p w14:paraId="09B8B918" w14:textId="77777777" w:rsidR="00D00036" w:rsidRPr="00E17A95" w:rsidRDefault="00D00036" w:rsidP="00D71B01">
      <w:pPr>
        <w:pStyle w:val="PlainText"/>
        <w:rPr>
          <w:ins w:id="2572" w:author="jake moses" w:date="2020-12-08T16:35:00Z"/>
          <w:rFonts w:ascii="Times New Roman" w:hAnsi="Times New Roman" w:cs="Times New Roman"/>
          <w:rPrChange w:id="2573" w:author="jake moses" w:date="2020-12-08T16:38:00Z">
            <w:rPr>
              <w:ins w:id="2574" w:author="jake moses" w:date="2020-12-08T16:35:00Z"/>
              <w:rFonts w:ascii="Courier New" w:hAnsi="Courier New" w:cs="Courier New"/>
            </w:rPr>
          </w:rPrChange>
        </w:rPr>
      </w:pPr>
      <w:ins w:id="2575" w:author="jake moses" w:date="2020-12-08T16:35:00Z">
        <w:r w:rsidRPr="00E17A95">
          <w:rPr>
            <w:rFonts w:ascii="Times New Roman" w:hAnsi="Times New Roman" w:cs="Times New Roman"/>
            <w:rPrChange w:id="2576" w:author="jake moses" w:date="2020-12-08T16:38:00Z">
              <w:rPr>
                <w:rFonts w:ascii="Courier New" w:hAnsi="Courier New" w:cs="Courier New"/>
              </w:rPr>
            </w:rPrChange>
          </w:rPr>
          <w:t xml:space="preserve"> * UC0RX USCI_A0 receive data input in UART mode</w:t>
        </w:r>
      </w:ins>
    </w:p>
    <w:p w14:paraId="0EA192CF" w14:textId="77777777" w:rsidR="00D00036" w:rsidRPr="00E17A95" w:rsidRDefault="00D00036" w:rsidP="00D71B01">
      <w:pPr>
        <w:pStyle w:val="PlainText"/>
        <w:rPr>
          <w:ins w:id="2577" w:author="jake moses" w:date="2020-12-08T16:35:00Z"/>
          <w:rFonts w:ascii="Times New Roman" w:hAnsi="Times New Roman" w:cs="Times New Roman"/>
          <w:rPrChange w:id="2578" w:author="jake moses" w:date="2020-12-08T16:38:00Z">
            <w:rPr>
              <w:ins w:id="2579" w:author="jake moses" w:date="2020-12-08T16:35:00Z"/>
              <w:rFonts w:ascii="Courier New" w:hAnsi="Courier New" w:cs="Courier New"/>
            </w:rPr>
          </w:rPrChange>
        </w:rPr>
      </w:pPr>
      <w:ins w:id="2580" w:author="jake moses" w:date="2020-12-08T16:35:00Z">
        <w:r w:rsidRPr="00E17A95">
          <w:rPr>
            <w:rFonts w:ascii="Times New Roman" w:hAnsi="Times New Roman" w:cs="Times New Roman"/>
            <w:rPrChange w:id="2581" w:author="jake moses" w:date="2020-12-08T16:38:00Z">
              <w:rPr>
                <w:rFonts w:ascii="Courier New" w:hAnsi="Courier New" w:cs="Courier New"/>
              </w:rPr>
            </w:rPrChange>
          </w:rPr>
          <w:t xml:space="preserve"> * ~~~~~~~~~~~~~~~~~~~~~~~~~~~~~~~~~~~~~~~</w:t>
        </w:r>
      </w:ins>
    </w:p>
    <w:p w14:paraId="6789C570" w14:textId="77777777" w:rsidR="00D00036" w:rsidRPr="00E17A95" w:rsidRDefault="00D00036" w:rsidP="00D71B01">
      <w:pPr>
        <w:pStyle w:val="PlainText"/>
        <w:rPr>
          <w:ins w:id="2582" w:author="jake moses" w:date="2020-12-08T16:35:00Z"/>
          <w:rFonts w:ascii="Times New Roman" w:hAnsi="Times New Roman" w:cs="Times New Roman"/>
          <w:rPrChange w:id="2583" w:author="jake moses" w:date="2020-12-08T16:38:00Z">
            <w:rPr>
              <w:ins w:id="2584" w:author="jake moses" w:date="2020-12-08T16:35:00Z"/>
              <w:rFonts w:ascii="Courier New" w:hAnsi="Courier New" w:cs="Courier New"/>
            </w:rPr>
          </w:rPrChange>
        </w:rPr>
      </w:pPr>
      <w:ins w:id="2585" w:author="jake moses" w:date="2020-12-08T16:35:00Z">
        <w:r w:rsidRPr="00E17A95">
          <w:rPr>
            <w:rFonts w:ascii="Times New Roman" w:hAnsi="Times New Roman" w:cs="Times New Roman"/>
            <w:rPrChange w:id="2586" w:author="jake moses" w:date="2020-12-08T16:38:00Z">
              <w:rPr>
                <w:rFonts w:ascii="Courier New" w:hAnsi="Courier New" w:cs="Courier New"/>
              </w:rPr>
            </w:rPrChange>
          </w:rPr>
          <w:t xml:space="preserve"> * GPIO    </w:t>
        </w:r>
        <w:proofErr w:type="gramStart"/>
        <w:r w:rsidRPr="00E17A95">
          <w:rPr>
            <w:rFonts w:ascii="Times New Roman" w:hAnsi="Times New Roman" w:cs="Times New Roman"/>
            <w:rPrChange w:id="2587" w:author="jake moses" w:date="2020-12-08T16:38:00Z">
              <w:rPr>
                <w:rFonts w:ascii="Courier New" w:hAnsi="Courier New" w:cs="Courier New"/>
              </w:rPr>
            </w:rPrChange>
          </w:rPr>
          <w:t xml:space="preserve">  :</w:t>
        </w:r>
        <w:proofErr w:type="gramEnd"/>
        <w:r w:rsidRPr="00E17A95">
          <w:rPr>
            <w:rFonts w:ascii="Times New Roman" w:hAnsi="Times New Roman" w:cs="Times New Roman"/>
            <w:rPrChange w:id="2588" w:author="jake moses" w:date="2020-12-08T16:38:00Z">
              <w:rPr>
                <w:rFonts w:ascii="Courier New" w:hAnsi="Courier New" w:cs="Courier New"/>
              </w:rPr>
            </w:rPrChange>
          </w:rPr>
          <w:t xml:space="preserve">  P1.6</w:t>
        </w:r>
      </w:ins>
    </w:p>
    <w:p w14:paraId="2B6837C3" w14:textId="77777777" w:rsidR="00D00036" w:rsidRPr="00E17A95" w:rsidRDefault="00D00036" w:rsidP="00D71B01">
      <w:pPr>
        <w:pStyle w:val="PlainText"/>
        <w:rPr>
          <w:ins w:id="2589" w:author="jake moses" w:date="2020-12-08T16:35:00Z"/>
          <w:rFonts w:ascii="Times New Roman" w:hAnsi="Times New Roman" w:cs="Times New Roman"/>
          <w:rPrChange w:id="2590" w:author="jake moses" w:date="2020-12-08T16:38:00Z">
            <w:rPr>
              <w:ins w:id="2591" w:author="jake moses" w:date="2020-12-08T16:35:00Z"/>
              <w:rFonts w:ascii="Courier New" w:hAnsi="Courier New" w:cs="Courier New"/>
            </w:rPr>
          </w:rPrChange>
        </w:rPr>
      </w:pPr>
      <w:ins w:id="2592" w:author="jake moses" w:date="2020-12-08T16:35:00Z">
        <w:r w:rsidRPr="00E17A95">
          <w:rPr>
            <w:rFonts w:ascii="Times New Roman" w:hAnsi="Times New Roman" w:cs="Times New Roman"/>
            <w:rPrChange w:id="2593" w:author="jake moses" w:date="2020-12-08T16:38:00Z">
              <w:rPr>
                <w:rFonts w:ascii="Courier New" w:hAnsi="Courier New" w:cs="Courier New"/>
              </w:rPr>
            </w:rPrChange>
          </w:rPr>
          <w:t xml:space="preserve"> * ~~~~~~~~~~~~~~~~~~~~~~~~~~~~~~~~~~~~~~~</w:t>
        </w:r>
      </w:ins>
    </w:p>
    <w:p w14:paraId="582FFC5F" w14:textId="77777777" w:rsidR="00D00036" w:rsidRPr="00E17A95" w:rsidRDefault="00D00036" w:rsidP="00D71B01">
      <w:pPr>
        <w:pStyle w:val="PlainText"/>
        <w:rPr>
          <w:ins w:id="2594" w:author="jake moses" w:date="2020-12-08T16:35:00Z"/>
          <w:rFonts w:ascii="Times New Roman" w:hAnsi="Times New Roman" w:cs="Times New Roman"/>
          <w:rPrChange w:id="2595" w:author="jake moses" w:date="2020-12-08T16:38:00Z">
            <w:rPr>
              <w:ins w:id="2596" w:author="jake moses" w:date="2020-12-08T16:35:00Z"/>
              <w:rFonts w:ascii="Courier New" w:hAnsi="Courier New" w:cs="Courier New"/>
            </w:rPr>
          </w:rPrChange>
        </w:rPr>
      </w:pPr>
      <w:ins w:id="2597" w:author="jake moses" w:date="2020-12-08T16:35:00Z">
        <w:r w:rsidRPr="00E17A95">
          <w:rPr>
            <w:rFonts w:ascii="Times New Roman" w:hAnsi="Times New Roman" w:cs="Times New Roman"/>
            <w:rPrChange w:id="2598" w:author="jake moses" w:date="2020-12-08T16:38:00Z">
              <w:rPr>
                <w:rFonts w:ascii="Courier New" w:hAnsi="Courier New" w:cs="Courier New"/>
              </w:rPr>
            </w:rPrChange>
          </w:rPr>
          <w:t xml:space="preserve"> */</w:t>
        </w:r>
      </w:ins>
    </w:p>
    <w:p w14:paraId="43F19BC2" w14:textId="77777777" w:rsidR="00D00036" w:rsidRPr="00E17A95" w:rsidRDefault="00D00036" w:rsidP="00D71B01">
      <w:pPr>
        <w:pStyle w:val="PlainText"/>
        <w:rPr>
          <w:ins w:id="2599" w:author="jake moses" w:date="2020-12-08T16:35:00Z"/>
          <w:rFonts w:ascii="Times New Roman" w:hAnsi="Times New Roman" w:cs="Times New Roman"/>
          <w:rPrChange w:id="2600" w:author="jake moses" w:date="2020-12-08T16:38:00Z">
            <w:rPr>
              <w:ins w:id="2601" w:author="jake moses" w:date="2020-12-08T16:35:00Z"/>
              <w:rFonts w:ascii="Courier New" w:hAnsi="Courier New" w:cs="Courier New"/>
            </w:rPr>
          </w:rPrChange>
        </w:rPr>
      </w:pPr>
      <w:ins w:id="2602" w:author="jake moses" w:date="2020-12-08T16:35:00Z">
        <w:r w:rsidRPr="00E17A95">
          <w:rPr>
            <w:rFonts w:ascii="Times New Roman" w:hAnsi="Times New Roman" w:cs="Times New Roman"/>
            <w:rPrChange w:id="2603" w:author="jake moses" w:date="2020-12-08T16:38:00Z">
              <w:rPr>
                <w:rFonts w:ascii="Courier New" w:hAnsi="Courier New" w:cs="Courier New"/>
              </w:rPr>
            </w:rPrChange>
          </w:rPr>
          <w:t>#define USCIA0_RECEIVE_BIT              BIT6</w:t>
        </w:r>
      </w:ins>
    </w:p>
    <w:p w14:paraId="26F133C0" w14:textId="77777777" w:rsidR="00D00036" w:rsidRPr="00E17A95" w:rsidRDefault="00D00036" w:rsidP="00D71B01">
      <w:pPr>
        <w:pStyle w:val="PlainText"/>
        <w:rPr>
          <w:ins w:id="2604" w:author="jake moses" w:date="2020-12-08T16:35:00Z"/>
          <w:rFonts w:ascii="Times New Roman" w:hAnsi="Times New Roman" w:cs="Times New Roman"/>
          <w:rPrChange w:id="2605" w:author="jake moses" w:date="2020-12-08T16:38:00Z">
            <w:rPr>
              <w:ins w:id="2606" w:author="jake moses" w:date="2020-12-08T16:35:00Z"/>
              <w:rFonts w:ascii="Courier New" w:hAnsi="Courier New" w:cs="Courier New"/>
            </w:rPr>
          </w:rPrChange>
        </w:rPr>
      </w:pPr>
      <w:ins w:id="2607" w:author="jake moses" w:date="2020-12-08T16:35:00Z">
        <w:r w:rsidRPr="00E17A95">
          <w:rPr>
            <w:rFonts w:ascii="Times New Roman" w:hAnsi="Times New Roman" w:cs="Times New Roman"/>
            <w:rPrChange w:id="2608" w:author="jake moses" w:date="2020-12-08T16:38:00Z">
              <w:rPr>
                <w:rFonts w:ascii="Courier New" w:hAnsi="Courier New" w:cs="Courier New"/>
              </w:rPr>
            </w:rPrChange>
          </w:rPr>
          <w:t>#define USCIA0_RECEIVE_PORT             P1IN</w:t>
        </w:r>
      </w:ins>
    </w:p>
    <w:p w14:paraId="0E5B112A" w14:textId="77777777" w:rsidR="00D00036" w:rsidRPr="00E17A95" w:rsidRDefault="00D00036" w:rsidP="00D71B01">
      <w:pPr>
        <w:pStyle w:val="PlainText"/>
        <w:rPr>
          <w:ins w:id="2609" w:author="jake moses" w:date="2020-12-08T16:35:00Z"/>
          <w:rFonts w:ascii="Times New Roman" w:hAnsi="Times New Roman" w:cs="Times New Roman"/>
          <w:rPrChange w:id="2610" w:author="jake moses" w:date="2020-12-08T16:38:00Z">
            <w:rPr>
              <w:ins w:id="2611" w:author="jake moses" w:date="2020-12-08T16:35:00Z"/>
              <w:rFonts w:ascii="Courier New" w:hAnsi="Courier New" w:cs="Courier New"/>
            </w:rPr>
          </w:rPrChange>
        </w:rPr>
      </w:pPr>
      <w:ins w:id="2612" w:author="jake moses" w:date="2020-12-08T16:35:00Z">
        <w:r w:rsidRPr="00E17A95">
          <w:rPr>
            <w:rFonts w:ascii="Times New Roman" w:hAnsi="Times New Roman" w:cs="Times New Roman"/>
            <w:rPrChange w:id="2613" w:author="jake moses" w:date="2020-12-08T16:38:00Z">
              <w:rPr>
                <w:rFonts w:ascii="Courier New" w:hAnsi="Courier New" w:cs="Courier New"/>
              </w:rPr>
            </w:rPrChange>
          </w:rPr>
          <w:t>#define USCIA0_RECEIVE_DDR              P1DIR</w:t>
        </w:r>
      </w:ins>
    </w:p>
    <w:p w14:paraId="56AE2583" w14:textId="77777777" w:rsidR="00D00036" w:rsidRPr="00E17A95" w:rsidRDefault="00D00036" w:rsidP="00D71B01">
      <w:pPr>
        <w:pStyle w:val="PlainText"/>
        <w:rPr>
          <w:ins w:id="2614" w:author="jake moses" w:date="2020-12-08T16:35:00Z"/>
          <w:rFonts w:ascii="Times New Roman" w:hAnsi="Times New Roman" w:cs="Times New Roman"/>
          <w:rPrChange w:id="2615" w:author="jake moses" w:date="2020-12-08T16:38:00Z">
            <w:rPr>
              <w:ins w:id="2616" w:author="jake moses" w:date="2020-12-08T16:35:00Z"/>
              <w:rFonts w:ascii="Courier New" w:hAnsi="Courier New" w:cs="Courier New"/>
            </w:rPr>
          </w:rPrChange>
        </w:rPr>
      </w:pPr>
      <w:ins w:id="2617" w:author="jake moses" w:date="2020-12-08T16:35:00Z">
        <w:r w:rsidRPr="00E17A95">
          <w:rPr>
            <w:rFonts w:ascii="Times New Roman" w:hAnsi="Times New Roman" w:cs="Times New Roman"/>
            <w:rPrChange w:id="2618" w:author="jake moses" w:date="2020-12-08T16:38:00Z">
              <w:rPr>
                <w:rFonts w:ascii="Courier New" w:hAnsi="Courier New" w:cs="Courier New"/>
              </w:rPr>
            </w:rPrChange>
          </w:rPr>
          <w:t>#define SET_RECEIVE_AS_AN_INPUT         USCIA0_RECEIVE_DDR &amp;= ~USCIA0_RECEIVE_BIT</w:t>
        </w:r>
      </w:ins>
    </w:p>
    <w:p w14:paraId="71E207B3" w14:textId="77777777" w:rsidR="00D00036" w:rsidRPr="00E17A95" w:rsidRDefault="00D00036" w:rsidP="00D71B01">
      <w:pPr>
        <w:pStyle w:val="PlainText"/>
        <w:rPr>
          <w:ins w:id="2619" w:author="jake moses" w:date="2020-12-08T16:35:00Z"/>
          <w:rFonts w:ascii="Times New Roman" w:hAnsi="Times New Roman" w:cs="Times New Roman"/>
          <w:rPrChange w:id="2620" w:author="jake moses" w:date="2020-12-08T16:38:00Z">
            <w:rPr>
              <w:ins w:id="2621" w:author="jake moses" w:date="2020-12-08T16:35:00Z"/>
              <w:rFonts w:ascii="Courier New" w:hAnsi="Courier New" w:cs="Courier New"/>
            </w:rPr>
          </w:rPrChange>
        </w:rPr>
      </w:pPr>
    </w:p>
    <w:p w14:paraId="074E5A90" w14:textId="77777777" w:rsidR="00D00036" w:rsidRPr="00E17A95" w:rsidRDefault="00D00036" w:rsidP="00D71B01">
      <w:pPr>
        <w:pStyle w:val="PlainText"/>
        <w:rPr>
          <w:ins w:id="2622" w:author="jake moses" w:date="2020-12-08T16:35:00Z"/>
          <w:rFonts w:ascii="Times New Roman" w:hAnsi="Times New Roman" w:cs="Times New Roman"/>
          <w:rPrChange w:id="2623" w:author="jake moses" w:date="2020-12-08T16:38:00Z">
            <w:rPr>
              <w:ins w:id="2624" w:author="jake moses" w:date="2020-12-08T16:35:00Z"/>
              <w:rFonts w:ascii="Courier New" w:hAnsi="Courier New" w:cs="Courier New"/>
            </w:rPr>
          </w:rPrChange>
        </w:rPr>
      </w:pPr>
      <w:ins w:id="2625" w:author="jake moses" w:date="2020-12-08T16:35:00Z">
        <w:r w:rsidRPr="00E17A95">
          <w:rPr>
            <w:rFonts w:ascii="Times New Roman" w:hAnsi="Times New Roman" w:cs="Times New Roman"/>
            <w:rPrChange w:id="2626" w:author="jake moses" w:date="2020-12-08T16:38:00Z">
              <w:rPr>
                <w:rFonts w:ascii="Courier New" w:hAnsi="Courier New" w:cs="Courier New"/>
              </w:rPr>
            </w:rPrChange>
          </w:rPr>
          <w:t>/* ~~~~~~~~~~~~~~~~~~~~~~~~~~~~~~~~~~~~~~~</w:t>
        </w:r>
      </w:ins>
    </w:p>
    <w:p w14:paraId="63F4F597" w14:textId="77777777" w:rsidR="00D00036" w:rsidRPr="00E17A95" w:rsidRDefault="00D00036" w:rsidP="00D71B01">
      <w:pPr>
        <w:pStyle w:val="PlainText"/>
        <w:rPr>
          <w:ins w:id="2627" w:author="jake moses" w:date="2020-12-08T16:35:00Z"/>
          <w:rFonts w:ascii="Times New Roman" w:hAnsi="Times New Roman" w:cs="Times New Roman"/>
          <w:rPrChange w:id="2628" w:author="jake moses" w:date="2020-12-08T16:38:00Z">
            <w:rPr>
              <w:ins w:id="2629" w:author="jake moses" w:date="2020-12-08T16:35:00Z"/>
              <w:rFonts w:ascii="Courier New" w:hAnsi="Courier New" w:cs="Courier New"/>
            </w:rPr>
          </w:rPrChange>
        </w:rPr>
      </w:pPr>
      <w:ins w:id="2630" w:author="jake moses" w:date="2020-12-08T16:35:00Z">
        <w:r w:rsidRPr="00E17A95">
          <w:rPr>
            <w:rFonts w:ascii="Times New Roman" w:hAnsi="Times New Roman" w:cs="Times New Roman"/>
            <w:rPrChange w:id="2631" w:author="jake moses" w:date="2020-12-08T16:38:00Z">
              <w:rPr>
                <w:rFonts w:ascii="Courier New" w:hAnsi="Courier New" w:cs="Courier New"/>
              </w:rPr>
            </w:rPrChange>
          </w:rPr>
          <w:t xml:space="preserve"> * UC0TX USCI_A0 transmit data output in UART mode</w:t>
        </w:r>
      </w:ins>
    </w:p>
    <w:p w14:paraId="477E934C" w14:textId="77777777" w:rsidR="00D00036" w:rsidRPr="00E17A95" w:rsidRDefault="00D00036" w:rsidP="00D71B01">
      <w:pPr>
        <w:pStyle w:val="PlainText"/>
        <w:rPr>
          <w:ins w:id="2632" w:author="jake moses" w:date="2020-12-08T16:35:00Z"/>
          <w:rFonts w:ascii="Times New Roman" w:hAnsi="Times New Roman" w:cs="Times New Roman"/>
          <w:rPrChange w:id="2633" w:author="jake moses" w:date="2020-12-08T16:38:00Z">
            <w:rPr>
              <w:ins w:id="2634" w:author="jake moses" w:date="2020-12-08T16:35:00Z"/>
              <w:rFonts w:ascii="Courier New" w:hAnsi="Courier New" w:cs="Courier New"/>
            </w:rPr>
          </w:rPrChange>
        </w:rPr>
      </w:pPr>
      <w:ins w:id="2635" w:author="jake moses" w:date="2020-12-08T16:35:00Z">
        <w:r w:rsidRPr="00E17A95">
          <w:rPr>
            <w:rFonts w:ascii="Times New Roman" w:hAnsi="Times New Roman" w:cs="Times New Roman"/>
            <w:rPrChange w:id="2636" w:author="jake moses" w:date="2020-12-08T16:38:00Z">
              <w:rPr>
                <w:rFonts w:ascii="Courier New" w:hAnsi="Courier New" w:cs="Courier New"/>
              </w:rPr>
            </w:rPrChange>
          </w:rPr>
          <w:t xml:space="preserve"> * ~~~~~~~~~~~~~~~~~~~~~~~~~~~~~~~~~~~~~~~</w:t>
        </w:r>
      </w:ins>
    </w:p>
    <w:p w14:paraId="5DE5A499" w14:textId="77777777" w:rsidR="00D00036" w:rsidRPr="00E17A95" w:rsidRDefault="00D00036" w:rsidP="00D71B01">
      <w:pPr>
        <w:pStyle w:val="PlainText"/>
        <w:rPr>
          <w:ins w:id="2637" w:author="jake moses" w:date="2020-12-08T16:35:00Z"/>
          <w:rFonts w:ascii="Times New Roman" w:hAnsi="Times New Roman" w:cs="Times New Roman"/>
          <w:rPrChange w:id="2638" w:author="jake moses" w:date="2020-12-08T16:38:00Z">
            <w:rPr>
              <w:ins w:id="2639" w:author="jake moses" w:date="2020-12-08T16:35:00Z"/>
              <w:rFonts w:ascii="Courier New" w:hAnsi="Courier New" w:cs="Courier New"/>
            </w:rPr>
          </w:rPrChange>
        </w:rPr>
      </w:pPr>
      <w:ins w:id="2640" w:author="jake moses" w:date="2020-12-08T16:35:00Z">
        <w:r w:rsidRPr="00E17A95">
          <w:rPr>
            <w:rFonts w:ascii="Times New Roman" w:hAnsi="Times New Roman" w:cs="Times New Roman"/>
            <w:rPrChange w:id="2641" w:author="jake moses" w:date="2020-12-08T16:38:00Z">
              <w:rPr>
                <w:rFonts w:ascii="Courier New" w:hAnsi="Courier New" w:cs="Courier New"/>
              </w:rPr>
            </w:rPrChange>
          </w:rPr>
          <w:t xml:space="preserve"> * GPIO    </w:t>
        </w:r>
        <w:proofErr w:type="gramStart"/>
        <w:r w:rsidRPr="00E17A95">
          <w:rPr>
            <w:rFonts w:ascii="Times New Roman" w:hAnsi="Times New Roman" w:cs="Times New Roman"/>
            <w:rPrChange w:id="2642" w:author="jake moses" w:date="2020-12-08T16:38:00Z">
              <w:rPr>
                <w:rFonts w:ascii="Courier New" w:hAnsi="Courier New" w:cs="Courier New"/>
              </w:rPr>
            </w:rPrChange>
          </w:rPr>
          <w:t xml:space="preserve">  :</w:t>
        </w:r>
        <w:proofErr w:type="gramEnd"/>
        <w:r w:rsidRPr="00E17A95">
          <w:rPr>
            <w:rFonts w:ascii="Times New Roman" w:hAnsi="Times New Roman" w:cs="Times New Roman"/>
            <w:rPrChange w:id="2643" w:author="jake moses" w:date="2020-12-08T16:38:00Z">
              <w:rPr>
                <w:rFonts w:ascii="Courier New" w:hAnsi="Courier New" w:cs="Courier New"/>
              </w:rPr>
            </w:rPrChange>
          </w:rPr>
          <w:t xml:space="preserve">  P1.7</w:t>
        </w:r>
      </w:ins>
    </w:p>
    <w:p w14:paraId="4DE86131" w14:textId="77777777" w:rsidR="00D00036" w:rsidRPr="00E17A95" w:rsidRDefault="00D00036" w:rsidP="00D71B01">
      <w:pPr>
        <w:pStyle w:val="PlainText"/>
        <w:rPr>
          <w:ins w:id="2644" w:author="jake moses" w:date="2020-12-08T16:35:00Z"/>
          <w:rFonts w:ascii="Times New Roman" w:hAnsi="Times New Roman" w:cs="Times New Roman"/>
          <w:rPrChange w:id="2645" w:author="jake moses" w:date="2020-12-08T16:38:00Z">
            <w:rPr>
              <w:ins w:id="2646" w:author="jake moses" w:date="2020-12-08T16:35:00Z"/>
              <w:rFonts w:ascii="Courier New" w:hAnsi="Courier New" w:cs="Courier New"/>
            </w:rPr>
          </w:rPrChange>
        </w:rPr>
      </w:pPr>
      <w:ins w:id="2647" w:author="jake moses" w:date="2020-12-08T16:35:00Z">
        <w:r w:rsidRPr="00E17A95">
          <w:rPr>
            <w:rFonts w:ascii="Times New Roman" w:hAnsi="Times New Roman" w:cs="Times New Roman"/>
            <w:rPrChange w:id="2648" w:author="jake moses" w:date="2020-12-08T16:38:00Z">
              <w:rPr>
                <w:rFonts w:ascii="Courier New" w:hAnsi="Courier New" w:cs="Courier New"/>
              </w:rPr>
            </w:rPrChange>
          </w:rPr>
          <w:t xml:space="preserve"> * ~~~~~~~~~~~~~~~~~~~~~~~~~~~~~~~~~~~~~~~</w:t>
        </w:r>
      </w:ins>
    </w:p>
    <w:p w14:paraId="66E565F2" w14:textId="77777777" w:rsidR="00D00036" w:rsidRPr="00E17A95" w:rsidRDefault="00D00036" w:rsidP="00D71B01">
      <w:pPr>
        <w:pStyle w:val="PlainText"/>
        <w:rPr>
          <w:ins w:id="2649" w:author="jake moses" w:date="2020-12-08T16:35:00Z"/>
          <w:rFonts w:ascii="Times New Roman" w:hAnsi="Times New Roman" w:cs="Times New Roman"/>
          <w:rPrChange w:id="2650" w:author="jake moses" w:date="2020-12-08T16:38:00Z">
            <w:rPr>
              <w:ins w:id="2651" w:author="jake moses" w:date="2020-12-08T16:35:00Z"/>
              <w:rFonts w:ascii="Courier New" w:hAnsi="Courier New" w:cs="Courier New"/>
            </w:rPr>
          </w:rPrChange>
        </w:rPr>
      </w:pPr>
      <w:ins w:id="2652" w:author="jake moses" w:date="2020-12-08T16:35:00Z">
        <w:r w:rsidRPr="00E17A95">
          <w:rPr>
            <w:rFonts w:ascii="Times New Roman" w:hAnsi="Times New Roman" w:cs="Times New Roman"/>
            <w:rPrChange w:id="2653" w:author="jake moses" w:date="2020-12-08T16:38:00Z">
              <w:rPr>
                <w:rFonts w:ascii="Courier New" w:hAnsi="Courier New" w:cs="Courier New"/>
              </w:rPr>
            </w:rPrChange>
          </w:rPr>
          <w:t xml:space="preserve"> */</w:t>
        </w:r>
      </w:ins>
    </w:p>
    <w:p w14:paraId="0984EA41" w14:textId="77777777" w:rsidR="00D00036" w:rsidRPr="00E17A95" w:rsidRDefault="00D00036" w:rsidP="00D71B01">
      <w:pPr>
        <w:pStyle w:val="PlainText"/>
        <w:rPr>
          <w:ins w:id="2654" w:author="jake moses" w:date="2020-12-08T16:35:00Z"/>
          <w:rFonts w:ascii="Times New Roman" w:hAnsi="Times New Roman" w:cs="Times New Roman"/>
          <w:rPrChange w:id="2655" w:author="jake moses" w:date="2020-12-08T16:38:00Z">
            <w:rPr>
              <w:ins w:id="2656" w:author="jake moses" w:date="2020-12-08T16:35:00Z"/>
              <w:rFonts w:ascii="Courier New" w:hAnsi="Courier New" w:cs="Courier New"/>
            </w:rPr>
          </w:rPrChange>
        </w:rPr>
      </w:pPr>
      <w:ins w:id="2657" w:author="jake moses" w:date="2020-12-08T16:35:00Z">
        <w:r w:rsidRPr="00E17A95">
          <w:rPr>
            <w:rFonts w:ascii="Times New Roman" w:hAnsi="Times New Roman" w:cs="Times New Roman"/>
            <w:rPrChange w:id="2658" w:author="jake moses" w:date="2020-12-08T16:38:00Z">
              <w:rPr>
                <w:rFonts w:ascii="Courier New" w:hAnsi="Courier New" w:cs="Courier New"/>
              </w:rPr>
            </w:rPrChange>
          </w:rPr>
          <w:t>#define USCIA0_TRANSMIT_BIT             BIT7</w:t>
        </w:r>
      </w:ins>
    </w:p>
    <w:p w14:paraId="4B1B8452" w14:textId="77777777" w:rsidR="00D00036" w:rsidRPr="00E17A95" w:rsidRDefault="00D00036" w:rsidP="00D71B01">
      <w:pPr>
        <w:pStyle w:val="PlainText"/>
        <w:rPr>
          <w:ins w:id="2659" w:author="jake moses" w:date="2020-12-08T16:35:00Z"/>
          <w:rFonts w:ascii="Times New Roman" w:hAnsi="Times New Roman" w:cs="Times New Roman"/>
          <w:rPrChange w:id="2660" w:author="jake moses" w:date="2020-12-08T16:38:00Z">
            <w:rPr>
              <w:ins w:id="2661" w:author="jake moses" w:date="2020-12-08T16:35:00Z"/>
              <w:rFonts w:ascii="Courier New" w:hAnsi="Courier New" w:cs="Courier New"/>
            </w:rPr>
          </w:rPrChange>
        </w:rPr>
      </w:pPr>
      <w:ins w:id="2662" w:author="jake moses" w:date="2020-12-08T16:35:00Z">
        <w:r w:rsidRPr="00E17A95">
          <w:rPr>
            <w:rFonts w:ascii="Times New Roman" w:hAnsi="Times New Roman" w:cs="Times New Roman"/>
            <w:rPrChange w:id="2663" w:author="jake moses" w:date="2020-12-08T16:38:00Z">
              <w:rPr>
                <w:rFonts w:ascii="Courier New" w:hAnsi="Courier New" w:cs="Courier New"/>
              </w:rPr>
            </w:rPrChange>
          </w:rPr>
          <w:t>#define USCIA0_TRANSMIT_PORT            P1OUT</w:t>
        </w:r>
      </w:ins>
    </w:p>
    <w:p w14:paraId="79B02D47" w14:textId="77777777" w:rsidR="00D00036" w:rsidRPr="00E17A95" w:rsidRDefault="00D00036" w:rsidP="00D71B01">
      <w:pPr>
        <w:pStyle w:val="PlainText"/>
        <w:rPr>
          <w:ins w:id="2664" w:author="jake moses" w:date="2020-12-08T16:35:00Z"/>
          <w:rFonts w:ascii="Times New Roman" w:hAnsi="Times New Roman" w:cs="Times New Roman"/>
          <w:rPrChange w:id="2665" w:author="jake moses" w:date="2020-12-08T16:38:00Z">
            <w:rPr>
              <w:ins w:id="2666" w:author="jake moses" w:date="2020-12-08T16:35:00Z"/>
              <w:rFonts w:ascii="Courier New" w:hAnsi="Courier New" w:cs="Courier New"/>
            </w:rPr>
          </w:rPrChange>
        </w:rPr>
      </w:pPr>
      <w:ins w:id="2667" w:author="jake moses" w:date="2020-12-08T16:35:00Z">
        <w:r w:rsidRPr="00E17A95">
          <w:rPr>
            <w:rFonts w:ascii="Times New Roman" w:hAnsi="Times New Roman" w:cs="Times New Roman"/>
            <w:rPrChange w:id="2668" w:author="jake moses" w:date="2020-12-08T16:38:00Z">
              <w:rPr>
                <w:rFonts w:ascii="Courier New" w:hAnsi="Courier New" w:cs="Courier New"/>
              </w:rPr>
            </w:rPrChange>
          </w:rPr>
          <w:t>#define USCIA0_TRANSMIT_DDR             P1DIR</w:t>
        </w:r>
      </w:ins>
    </w:p>
    <w:p w14:paraId="76C607C8" w14:textId="77777777" w:rsidR="00D00036" w:rsidRPr="00E17A95" w:rsidRDefault="00D00036" w:rsidP="00D71B01">
      <w:pPr>
        <w:pStyle w:val="PlainText"/>
        <w:rPr>
          <w:ins w:id="2669" w:author="jake moses" w:date="2020-12-08T16:35:00Z"/>
          <w:rFonts w:ascii="Times New Roman" w:hAnsi="Times New Roman" w:cs="Times New Roman"/>
          <w:rPrChange w:id="2670" w:author="jake moses" w:date="2020-12-08T16:38:00Z">
            <w:rPr>
              <w:ins w:id="2671" w:author="jake moses" w:date="2020-12-08T16:35:00Z"/>
              <w:rFonts w:ascii="Courier New" w:hAnsi="Courier New" w:cs="Courier New"/>
            </w:rPr>
          </w:rPrChange>
        </w:rPr>
      </w:pPr>
      <w:ins w:id="2672" w:author="jake moses" w:date="2020-12-08T16:35:00Z">
        <w:r w:rsidRPr="00E17A95">
          <w:rPr>
            <w:rFonts w:ascii="Times New Roman" w:hAnsi="Times New Roman" w:cs="Times New Roman"/>
            <w:rPrChange w:id="2673" w:author="jake moses" w:date="2020-12-08T16:38:00Z">
              <w:rPr>
                <w:rFonts w:ascii="Courier New" w:hAnsi="Courier New" w:cs="Courier New"/>
              </w:rPr>
            </w:rPrChange>
          </w:rPr>
          <w:t>#define SET_TRANSMIT_AS_AN_OUTPUT       USCIA0_TRANSMIT_DDR |= USCIA0_TRANSMIT_BIT</w:t>
        </w:r>
      </w:ins>
    </w:p>
    <w:p w14:paraId="262581C3" w14:textId="77777777" w:rsidR="00D00036" w:rsidRPr="00E17A95" w:rsidRDefault="00D00036" w:rsidP="00D71B01">
      <w:pPr>
        <w:pStyle w:val="PlainText"/>
        <w:rPr>
          <w:ins w:id="2674" w:author="jake moses" w:date="2020-12-08T16:35:00Z"/>
          <w:rFonts w:ascii="Times New Roman" w:hAnsi="Times New Roman" w:cs="Times New Roman"/>
          <w:rPrChange w:id="2675" w:author="jake moses" w:date="2020-12-08T16:38:00Z">
            <w:rPr>
              <w:ins w:id="2676" w:author="jake moses" w:date="2020-12-08T16:35:00Z"/>
              <w:rFonts w:ascii="Courier New" w:hAnsi="Courier New" w:cs="Courier New"/>
            </w:rPr>
          </w:rPrChange>
        </w:rPr>
      </w:pPr>
    </w:p>
    <w:p w14:paraId="07EFE44B" w14:textId="77777777" w:rsidR="00D00036" w:rsidRPr="00E17A95" w:rsidRDefault="00D00036" w:rsidP="00D71B01">
      <w:pPr>
        <w:pStyle w:val="PlainText"/>
        <w:rPr>
          <w:ins w:id="2677" w:author="jake moses" w:date="2020-12-08T16:35:00Z"/>
          <w:rFonts w:ascii="Times New Roman" w:hAnsi="Times New Roman" w:cs="Times New Roman"/>
          <w:rPrChange w:id="2678" w:author="jake moses" w:date="2020-12-08T16:38:00Z">
            <w:rPr>
              <w:ins w:id="2679" w:author="jake moses" w:date="2020-12-08T16:35:00Z"/>
              <w:rFonts w:ascii="Courier New" w:hAnsi="Courier New" w:cs="Courier New"/>
            </w:rPr>
          </w:rPrChange>
        </w:rPr>
      </w:pPr>
      <w:ins w:id="2680" w:author="jake moses" w:date="2020-12-08T16:35:00Z">
        <w:r w:rsidRPr="00E17A95">
          <w:rPr>
            <w:rFonts w:ascii="Times New Roman" w:hAnsi="Times New Roman" w:cs="Times New Roman"/>
            <w:rPrChange w:id="2681" w:author="jake moses" w:date="2020-12-08T16:38:00Z">
              <w:rPr>
                <w:rFonts w:ascii="Courier New" w:hAnsi="Courier New" w:cs="Courier New"/>
              </w:rPr>
            </w:rPrChange>
          </w:rPr>
          <w:t>#define BLUETOOTH_EN_BIT              BIT5</w:t>
        </w:r>
      </w:ins>
    </w:p>
    <w:p w14:paraId="1915CB8B" w14:textId="77777777" w:rsidR="00D00036" w:rsidRPr="00E17A95" w:rsidRDefault="00D00036" w:rsidP="00D71B01">
      <w:pPr>
        <w:pStyle w:val="PlainText"/>
        <w:rPr>
          <w:ins w:id="2682" w:author="jake moses" w:date="2020-12-08T16:35:00Z"/>
          <w:rFonts w:ascii="Times New Roman" w:hAnsi="Times New Roman" w:cs="Times New Roman"/>
          <w:rPrChange w:id="2683" w:author="jake moses" w:date="2020-12-08T16:38:00Z">
            <w:rPr>
              <w:ins w:id="2684" w:author="jake moses" w:date="2020-12-08T16:35:00Z"/>
              <w:rFonts w:ascii="Courier New" w:hAnsi="Courier New" w:cs="Courier New"/>
            </w:rPr>
          </w:rPrChange>
        </w:rPr>
      </w:pPr>
      <w:ins w:id="2685" w:author="jake moses" w:date="2020-12-08T16:35:00Z">
        <w:r w:rsidRPr="00E17A95">
          <w:rPr>
            <w:rFonts w:ascii="Times New Roman" w:hAnsi="Times New Roman" w:cs="Times New Roman"/>
            <w:rPrChange w:id="2686" w:author="jake moses" w:date="2020-12-08T16:38:00Z">
              <w:rPr>
                <w:rFonts w:ascii="Courier New" w:hAnsi="Courier New" w:cs="Courier New"/>
              </w:rPr>
            </w:rPrChange>
          </w:rPr>
          <w:t>#define BLUETOOTH_EN_PORT             P1OUT</w:t>
        </w:r>
      </w:ins>
    </w:p>
    <w:p w14:paraId="742E531B" w14:textId="77777777" w:rsidR="00D00036" w:rsidRPr="00E17A95" w:rsidRDefault="00D00036" w:rsidP="00D71B01">
      <w:pPr>
        <w:pStyle w:val="PlainText"/>
        <w:rPr>
          <w:ins w:id="2687" w:author="jake moses" w:date="2020-12-08T16:35:00Z"/>
          <w:rFonts w:ascii="Times New Roman" w:hAnsi="Times New Roman" w:cs="Times New Roman"/>
          <w:rPrChange w:id="2688" w:author="jake moses" w:date="2020-12-08T16:38:00Z">
            <w:rPr>
              <w:ins w:id="2689" w:author="jake moses" w:date="2020-12-08T16:35:00Z"/>
              <w:rFonts w:ascii="Courier New" w:hAnsi="Courier New" w:cs="Courier New"/>
            </w:rPr>
          </w:rPrChange>
        </w:rPr>
      </w:pPr>
      <w:ins w:id="2690" w:author="jake moses" w:date="2020-12-08T16:35:00Z">
        <w:r w:rsidRPr="00E17A95">
          <w:rPr>
            <w:rFonts w:ascii="Times New Roman" w:hAnsi="Times New Roman" w:cs="Times New Roman"/>
            <w:rPrChange w:id="2691" w:author="jake moses" w:date="2020-12-08T16:38:00Z">
              <w:rPr>
                <w:rFonts w:ascii="Courier New" w:hAnsi="Courier New" w:cs="Courier New"/>
              </w:rPr>
            </w:rPrChange>
          </w:rPr>
          <w:t>#define BLUETOOTH_EN_DDR              P1DIR</w:t>
        </w:r>
      </w:ins>
    </w:p>
    <w:p w14:paraId="30373B2E" w14:textId="77777777" w:rsidR="00D00036" w:rsidRPr="00E17A95" w:rsidRDefault="00D00036" w:rsidP="00D71B01">
      <w:pPr>
        <w:pStyle w:val="PlainText"/>
        <w:rPr>
          <w:ins w:id="2692" w:author="jake moses" w:date="2020-12-08T16:35:00Z"/>
          <w:rFonts w:ascii="Times New Roman" w:hAnsi="Times New Roman" w:cs="Times New Roman"/>
          <w:rPrChange w:id="2693" w:author="jake moses" w:date="2020-12-08T16:38:00Z">
            <w:rPr>
              <w:ins w:id="2694" w:author="jake moses" w:date="2020-12-08T16:35:00Z"/>
              <w:rFonts w:ascii="Courier New" w:hAnsi="Courier New" w:cs="Courier New"/>
            </w:rPr>
          </w:rPrChange>
        </w:rPr>
      </w:pPr>
      <w:ins w:id="2695" w:author="jake moses" w:date="2020-12-08T16:35:00Z">
        <w:r w:rsidRPr="00E17A95">
          <w:rPr>
            <w:rFonts w:ascii="Times New Roman" w:hAnsi="Times New Roman" w:cs="Times New Roman"/>
            <w:rPrChange w:id="2696" w:author="jake moses" w:date="2020-12-08T16:38:00Z">
              <w:rPr>
                <w:rFonts w:ascii="Courier New" w:hAnsi="Courier New" w:cs="Courier New"/>
              </w:rPr>
            </w:rPrChange>
          </w:rPr>
          <w:t>#define SET_EN_AS_AN_OUTPUT           BLUETOOTH_EN_DDR |= BLUETOOTH_EN_BIT</w:t>
        </w:r>
      </w:ins>
    </w:p>
    <w:p w14:paraId="51E61DAA" w14:textId="77777777" w:rsidR="00D00036" w:rsidRPr="00E17A95" w:rsidRDefault="00D00036" w:rsidP="00D71B01">
      <w:pPr>
        <w:pStyle w:val="PlainText"/>
        <w:rPr>
          <w:ins w:id="2697" w:author="jake moses" w:date="2020-12-08T16:35:00Z"/>
          <w:rFonts w:ascii="Times New Roman" w:hAnsi="Times New Roman" w:cs="Times New Roman"/>
          <w:rPrChange w:id="2698" w:author="jake moses" w:date="2020-12-08T16:38:00Z">
            <w:rPr>
              <w:ins w:id="2699" w:author="jake moses" w:date="2020-12-08T16:35:00Z"/>
              <w:rFonts w:ascii="Courier New" w:hAnsi="Courier New" w:cs="Courier New"/>
            </w:rPr>
          </w:rPrChange>
        </w:rPr>
      </w:pPr>
    </w:p>
    <w:p w14:paraId="040CE751" w14:textId="77777777" w:rsidR="00D00036" w:rsidRPr="00E17A95" w:rsidRDefault="00D00036" w:rsidP="00D71B01">
      <w:pPr>
        <w:pStyle w:val="PlainText"/>
        <w:rPr>
          <w:ins w:id="2700" w:author="jake moses" w:date="2020-12-08T16:35:00Z"/>
          <w:rFonts w:ascii="Times New Roman" w:hAnsi="Times New Roman" w:cs="Times New Roman"/>
          <w:rPrChange w:id="2701" w:author="jake moses" w:date="2020-12-08T16:38:00Z">
            <w:rPr>
              <w:ins w:id="2702" w:author="jake moses" w:date="2020-12-08T16:35:00Z"/>
              <w:rFonts w:ascii="Courier New" w:hAnsi="Courier New" w:cs="Courier New"/>
            </w:rPr>
          </w:rPrChange>
        </w:rPr>
      </w:pPr>
      <w:ins w:id="2703" w:author="jake moses" w:date="2020-12-08T16:35:00Z">
        <w:r w:rsidRPr="00E17A95">
          <w:rPr>
            <w:rFonts w:ascii="Times New Roman" w:hAnsi="Times New Roman" w:cs="Times New Roman"/>
            <w:rPrChange w:id="2704" w:author="jake moses" w:date="2020-12-08T16:38:00Z">
              <w:rPr>
                <w:rFonts w:ascii="Courier New" w:hAnsi="Courier New" w:cs="Courier New"/>
              </w:rPr>
            </w:rPrChange>
          </w:rPr>
          <w:t>#define BLUETOOTH_STATE_BIT              BIT0</w:t>
        </w:r>
      </w:ins>
    </w:p>
    <w:p w14:paraId="7E12B8C2" w14:textId="77777777" w:rsidR="00D00036" w:rsidRPr="00E17A95" w:rsidRDefault="00D00036" w:rsidP="00D71B01">
      <w:pPr>
        <w:pStyle w:val="PlainText"/>
        <w:rPr>
          <w:ins w:id="2705" w:author="jake moses" w:date="2020-12-08T16:35:00Z"/>
          <w:rFonts w:ascii="Times New Roman" w:hAnsi="Times New Roman" w:cs="Times New Roman"/>
          <w:rPrChange w:id="2706" w:author="jake moses" w:date="2020-12-08T16:38:00Z">
            <w:rPr>
              <w:ins w:id="2707" w:author="jake moses" w:date="2020-12-08T16:35:00Z"/>
              <w:rFonts w:ascii="Courier New" w:hAnsi="Courier New" w:cs="Courier New"/>
            </w:rPr>
          </w:rPrChange>
        </w:rPr>
      </w:pPr>
      <w:ins w:id="2708" w:author="jake moses" w:date="2020-12-08T16:35:00Z">
        <w:r w:rsidRPr="00E17A95">
          <w:rPr>
            <w:rFonts w:ascii="Times New Roman" w:hAnsi="Times New Roman" w:cs="Times New Roman"/>
            <w:rPrChange w:id="2709" w:author="jake moses" w:date="2020-12-08T16:38:00Z">
              <w:rPr>
                <w:rFonts w:ascii="Courier New" w:hAnsi="Courier New" w:cs="Courier New"/>
              </w:rPr>
            </w:rPrChange>
          </w:rPr>
          <w:t>#define BLUETOOTH_STATE_PORT             P2OUT</w:t>
        </w:r>
      </w:ins>
    </w:p>
    <w:p w14:paraId="2F46DC5E" w14:textId="77777777" w:rsidR="00D00036" w:rsidRPr="00E17A95" w:rsidRDefault="00D00036" w:rsidP="00D71B01">
      <w:pPr>
        <w:pStyle w:val="PlainText"/>
        <w:rPr>
          <w:ins w:id="2710" w:author="jake moses" w:date="2020-12-08T16:35:00Z"/>
          <w:rFonts w:ascii="Times New Roman" w:hAnsi="Times New Roman" w:cs="Times New Roman"/>
          <w:rPrChange w:id="2711" w:author="jake moses" w:date="2020-12-08T16:38:00Z">
            <w:rPr>
              <w:ins w:id="2712" w:author="jake moses" w:date="2020-12-08T16:35:00Z"/>
              <w:rFonts w:ascii="Courier New" w:hAnsi="Courier New" w:cs="Courier New"/>
            </w:rPr>
          </w:rPrChange>
        </w:rPr>
      </w:pPr>
      <w:ins w:id="2713" w:author="jake moses" w:date="2020-12-08T16:35:00Z">
        <w:r w:rsidRPr="00E17A95">
          <w:rPr>
            <w:rFonts w:ascii="Times New Roman" w:hAnsi="Times New Roman" w:cs="Times New Roman"/>
            <w:rPrChange w:id="2714" w:author="jake moses" w:date="2020-12-08T16:38:00Z">
              <w:rPr>
                <w:rFonts w:ascii="Courier New" w:hAnsi="Courier New" w:cs="Courier New"/>
              </w:rPr>
            </w:rPrChange>
          </w:rPr>
          <w:t>#define BLUETOOTH_STATE_DDR              P2DIR</w:t>
        </w:r>
      </w:ins>
    </w:p>
    <w:p w14:paraId="4C80DF95" w14:textId="77777777" w:rsidR="00D00036" w:rsidRPr="00E17A95" w:rsidRDefault="00D00036" w:rsidP="00D71B01">
      <w:pPr>
        <w:pStyle w:val="PlainText"/>
        <w:rPr>
          <w:ins w:id="2715" w:author="jake moses" w:date="2020-12-08T16:35:00Z"/>
          <w:rFonts w:ascii="Times New Roman" w:hAnsi="Times New Roman" w:cs="Times New Roman"/>
          <w:rPrChange w:id="2716" w:author="jake moses" w:date="2020-12-08T16:38:00Z">
            <w:rPr>
              <w:ins w:id="2717" w:author="jake moses" w:date="2020-12-08T16:35:00Z"/>
              <w:rFonts w:ascii="Courier New" w:hAnsi="Courier New" w:cs="Courier New"/>
            </w:rPr>
          </w:rPrChange>
        </w:rPr>
      </w:pPr>
      <w:ins w:id="2718" w:author="jake moses" w:date="2020-12-08T16:35:00Z">
        <w:r w:rsidRPr="00E17A95">
          <w:rPr>
            <w:rFonts w:ascii="Times New Roman" w:hAnsi="Times New Roman" w:cs="Times New Roman"/>
            <w:rPrChange w:id="2719" w:author="jake moses" w:date="2020-12-08T16:38:00Z">
              <w:rPr>
                <w:rFonts w:ascii="Courier New" w:hAnsi="Courier New" w:cs="Courier New"/>
              </w:rPr>
            </w:rPrChange>
          </w:rPr>
          <w:t>#define SET_STATE_AS_AN_OUTPUT           BLUETOOTH_STATE_DDR |= BLUETOOTH_STATE_BIT</w:t>
        </w:r>
      </w:ins>
    </w:p>
    <w:p w14:paraId="070E4461" w14:textId="77777777" w:rsidR="00D00036" w:rsidRPr="00E17A95" w:rsidRDefault="00D00036" w:rsidP="00D71B01">
      <w:pPr>
        <w:pStyle w:val="PlainText"/>
        <w:rPr>
          <w:ins w:id="2720" w:author="jake moses" w:date="2020-12-08T16:35:00Z"/>
          <w:rFonts w:ascii="Times New Roman" w:hAnsi="Times New Roman" w:cs="Times New Roman"/>
          <w:rPrChange w:id="2721" w:author="jake moses" w:date="2020-12-08T16:38:00Z">
            <w:rPr>
              <w:ins w:id="2722" w:author="jake moses" w:date="2020-12-08T16:35:00Z"/>
              <w:rFonts w:ascii="Courier New" w:hAnsi="Courier New" w:cs="Courier New"/>
            </w:rPr>
          </w:rPrChange>
        </w:rPr>
      </w:pPr>
    </w:p>
    <w:p w14:paraId="4961EA45" w14:textId="77777777" w:rsidR="00D00036" w:rsidRPr="00E17A95" w:rsidRDefault="00D00036" w:rsidP="00D71B01">
      <w:pPr>
        <w:pStyle w:val="PlainText"/>
        <w:rPr>
          <w:ins w:id="2723" w:author="jake moses" w:date="2020-12-08T16:35:00Z"/>
          <w:rFonts w:ascii="Times New Roman" w:hAnsi="Times New Roman" w:cs="Times New Roman"/>
          <w:rPrChange w:id="2724" w:author="jake moses" w:date="2020-12-08T16:38:00Z">
            <w:rPr>
              <w:ins w:id="2725" w:author="jake moses" w:date="2020-12-08T16:35:00Z"/>
              <w:rFonts w:ascii="Courier New" w:hAnsi="Courier New" w:cs="Courier New"/>
            </w:rPr>
          </w:rPrChange>
        </w:rPr>
      </w:pPr>
    </w:p>
    <w:p w14:paraId="4C653946" w14:textId="77777777" w:rsidR="00D00036" w:rsidRPr="00E17A95" w:rsidRDefault="00D00036" w:rsidP="00D71B01">
      <w:pPr>
        <w:pStyle w:val="PlainText"/>
        <w:rPr>
          <w:ins w:id="2726" w:author="jake moses" w:date="2020-12-08T16:35:00Z"/>
          <w:rFonts w:ascii="Times New Roman" w:hAnsi="Times New Roman" w:cs="Times New Roman"/>
          <w:rPrChange w:id="2727" w:author="jake moses" w:date="2020-12-08T16:38:00Z">
            <w:rPr>
              <w:ins w:id="2728" w:author="jake moses" w:date="2020-12-08T16:35:00Z"/>
              <w:rFonts w:ascii="Courier New" w:hAnsi="Courier New" w:cs="Courier New"/>
            </w:rPr>
          </w:rPrChange>
        </w:rPr>
      </w:pPr>
      <w:ins w:id="2729" w:author="jake moses" w:date="2020-12-08T16:35:00Z">
        <w:r w:rsidRPr="00E17A95">
          <w:rPr>
            <w:rFonts w:ascii="Times New Roman" w:hAnsi="Times New Roman" w:cs="Times New Roman"/>
            <w:rPrChange w:id="2730" w:author="jake moses" w:date="2020-12-08T16:38:00Z">
              <w:rPr>
                <w:rFonts w:ascii="Courier New" w:hAnsi="Courier New" w:cs="Courier New"/>
              </w:rPr>
            </w:rPrChange>
          </w:rPr>
          <w:t xml:space="preserve">void </w:t>
        </w:r>
        <w:proofErr w:type="spellStart"/>
        <w:proofErr w:type="gramStart"/>
        <w:r w:rsidRPr="00E17A95">
          <w:rPr>
            <w:rFonts w:ascii="Times New Roman" w:hAnsi="Times New Roman" w:cs="Times New Roman"/>
            <w:rPrChange w:id="2731" w:author="jake moses" w:date="2020-12-08T16:38:00Z">
              <w:rPr>
                <w:rFonts w:ascii="Courier New" w:hAnsi="Courier New" w:cs="Courier New"/>
              </w:rPr>
            </w:rPrChange>
          </w:rPr>
          <w:t>InitializePins</w:t>
        </w:r>
        <w:proofErr w:type="spellEnd"/>
        <w:r w:rsidRPr="00E17A95">
          <w:rPr>
            <w:rFonts w:ascii="Times New Roman" w:hAnsi="Times New Roman" w:cs="Times New Roman"/>
            <w:rPrChange w:id="2732" w:author="jake moses" w:date="2020-12-08T16:38:00Z">
              <w:rPr>
                <w:rFonts w:ascii="Courier New" w:hAnsi="Courier New" w:cs="Courier New"/>
              </w:rPr>
            </w:rPrChange>
          </w:rPr>
          <w:t>(</w:t>
        </w:r>
        <w:proofErr w:type="gramEnd"/>
        <w:r w:rsidRPr="00E17A95">
          <w:rPr>
            <w:rFonts w:ascii="Times New Roman" w:hAnsi="Times New Roman" w:cs="Times New Roman"/>
            <w:rPrChange w:id="2733" w:author="jake moses" w:date="2020-12-08T16:38:00Z">
              <w:rPr>
                <w:rFonts w:ascii="Courier New" w:hAnsi="Courier New" w:cs="Courier New"/>
              </w:rPr>
            </w:rPrChange>
          </w:rPr>
          <w:t>);</w:t>
        </w:r>
      </w:ins>
    </w:p>
    <w:p w14:paraId="625314F5" w14:textId="77777777" w:rsidR="00D00036" w:rsidRPr="00E17A95" w:rsidRDefault="00D00036" w:rsidP="00D71B01">
      <w:pPr>
        <w:pStyle w:val="PlainText"/>
        <w:rPr>
          <w:ins w:id="2734" w:author="jake moses" w:date="2020-12-08T16:35:00Z"/>
          <w:rFonts w:ascii="Times New Roman" w:hAnsi="Times New Roman" w:cs="Times New Roman"/>
          <w:rPrChange w:id="2735" w:author="jake moses" w:date="2020-12-08T16:38:00Z">
            <w:rPr>
              <w:ins w:id="2736" w:author="jake moses" w:date="2020-12-08T16:35:00Z"/>
              <w:rFonts w:ascii="Courier New" w:hAnsi="Courier New" w:cs="Courier New"/>
            </w:rPr>
          </w:rPrChange>
        </w:rPr>
      </w:pPr>
      <w:ins w:id="2737" w:author="jake moses" w:date="2020-12-08T16:35:00Z">
        <w:r w:rsidRPr="00E17A95">
          <w:rPr>
            <w:rFonts w:ascii="Times New Roman" w:hAnsi="Times New Roman" w:cs="Times New Roman"/>
            <w:rPrChange w:id="2738" w:author="jake moses" w:date="2020-12-08T16:38:00Z">
              <w:rPr>
                <w:rFonts w:ascii="Courier New" w:hAnsi="Courier New" w:cs="Courier New"/>
              </w:rPr>
            </w:rPrChange>
          </w:rPr>
          <w:t xml:space="preserve">void </w:t>
        </w:r>
        <w:proofErr w:type="spellStart"/>
        <w:proofErr w:type="gramStart"/>
        <w:r w:rsidRPr="00E17A95">
          <w:rPr>
            <w:rFonts w:ascii="Times New Roman" w:hAnsi="Times New Roman" w:cs="Times New Roman"/>
            <w:rPrChange w:id="2739" w:author="jake moses" w:date="2020-12-08T16:38:00Z">
              <w:rPr>
                <w:rFonts w:ascii="Courier New" w:hAnsi="Courier New" w:cs="Courier New"/>
              </w:rPr>
            </w:rPrChange>
          </w:rPr>
          <w:t>UARTSendByte</w:t>
        </w:r>
        <w:proofErr w:type="spellEnd"/>
        <w:r w:rsidRPr="00E17A95">
          <w:rPr>
            <w:rFonts w:ascii="Times New Roman" w:hAnsi="Times New Roman" w:cs="Times New Roman"/>
            <w:rPrChange w:id="2740" w:author="jake moses" w:date="2020-12-08T16:38:00Z">
              <w:rPr>
                <w:rFonts w:ascii="Courier New" w:hAnsi="Courier New" w:cs="Courier New"/>
              </w:rPr>
            </w:rPrChange>
          </w:rPr>
          <w:t>(</w:t>
        </w:r>
        <w:proofErr w:type="gramEnd"/>
        <w:r w:rsidRPr="00E17A95">
          <w:rPr>
            <w:rFonts w:ascii="Times New Roman" w:hAnsi="Times New Roman" w:cs="Times New Roman"/>
            <w:rPrChange w:id="2741" w:author="jake moses" w:date="2020-12-08T16:38:00Z">
              <w:rPr>
                <w:rFonts w:ascii="Courier New" w:hAnsi="Courier New" w:cs="Courier New"/>
              </w:rPr>
            </w:rPrChange>
          </w:rPr>
          <w:t xml:space="preserve">unsigned char </w:t>
        </w:r>
        <w:proofErr w:type="spellStart"/>
        <w:r w:rsidRPr="00E17A95">
          <w:rPr>
            <w:rFonts w:ascii="Times New Roman" w:hAnsi="Times New Roman" w:cs="Times New Roman"/>
            <w:rPrChange w:id="2742" w:author="jake moses" w:date="2020-12-08T16:38:00Z">
              <w:rPr>
                <w:rFonts w:ascii="Courier New" w:hAnsi="Courier New" w:cs="Courier New"/>
              </w:rPr>
            </w:rPrChange>
          </w:rPr>
          <w:t>SendValue</w:t>
        </w:r>
        <w:proofErr w:type="spellEnd"/>
        <w:r w:rsidRPr="00E17A95">
          <w:rPr>
            <w:rFonts w:ascii="Times New Roman" w:hAnsi="Times New Roman" w:cs="Times New Roman"/>
            <w:rPrChange w:id="2743" w:author="jake moses" w:date="2020-12-08T16:38:00Z">
              <w:rPr>
                <w:rFonts w:ascii="Courier New" w:hAnsi="Courier New" w:cs="Courier New"/>
              </w:rPr>
            </w:rPrChange>
          </w:rPr>
          <w:t>);</w:t>
        </w:r>
      </w:ins>
    </w:p>
    <w:p w14:paraId="2857F5BD" w14:textId="77777777" w:rsidR="00D00036" w:rsidRPr="00E17A95" w:rsidRDefault="00D00036" w:rsidP="00D71B01">
      <w:pPr>
        <w:pStyle w:val="PlainText"/>
        <w:rPr>
          <w:ins w:id="2744" w:author="jake moses" w:date="2020-12-08T16:35:00Z"/>
          <w:rFonts w:ascii="Times New Roman" w:hAnsi="Times New Roman" w:cs="Times New Roman"/>
          <w:rPrChange w:id="2745" w:author="jake moses" w:date="2020-12-08T16:38:00Z">
            <w:rPr>
              <w:ins w:id="2746" w:author="jake moses" w:date="2020-12-08T16:35:00Z"/>
              <w:rFonts w:ascii="Courier New" w:hAnsi="Courier New" w:cs="Courier New"/>
            </w:rPr>
          </w:rPrChange>
        </w:rPr>
      </w:pPr>
      <w:ins w:id="2747" w:author="jake moses" w:date="2020-12-08T16:35:00Z">
        <w:r w:rsidRPr="00E17A95">
          <w:rPr>
            <w:rFonts w:ascii="Times New Roman" w:hAnsi="Times New Roman" w:cs="Times New Roman"/>
            <w:rPrChange w:id="2748" w:author="jake moses" w:date="2020-12-08T16:38:00Z">
              <w:rPr>
                <w:rFonts w:ascii="Courier New" w:hAnsi="Courier New" w:cs="Courier New"/>
              </w:rPr>
            </w:rPrChange>
          </w:rPr>
          <w:t xml:space="preserve">unsigned char </w:t>
        </w:r>
        <w:proofErr w:type="spellStart"/>
        <w:proofErr w:type="gramStart"/>
        <w:r w:rsidRPr="00E17A95">
          <w:rPr>
            <w:rFonts w:ascii="Times New Roman" w:hAnsi="Times New Roman" w:cs="Times New Roman"/>
            <w:rPrChange w:id="2749" w:author="jake moses" w:date="2020-12-08T16:38:00Z">
              <w:rPr>
                <w:rFonts w:ascii="Courier New" w:hAnsi="Courier New" w:cs="Courier New"/>
              </w:rPr>
            </w:rPrChange>
          </w:rPr>
          <w:t>UARTReceiveByte</w:t>
        </w:r>
        <w:proofErr w:type="spellEnd"/>
        <w:r w:rsidRPr="00E17A95">
          <w:rPr>
            <w:rFonts w:ascii="Times New Roman" w:hAnsi="Times New Roman" w:cs="Times New Roman"/>
            <w:rPrChange w:id="2750" w:author="jake moses" w:date="2020-12-08T16:38:00Z">
              <w:rPr>
                <w:rFonts w:ascii="Courier New" w:hAnsi="Courier New" w:cs="Courier New"/>
              </w:rPr>
            </w:rPrChange>
          </w:rPr>
          <w:t>(</w:t>
        </w:r>
        <w:proofErr w:type="gramEnd"/>
        <w:r w:rsidRPr="00E17A95">
          <w:rPr>
            <w:rFonts w:ascii="Times New Roman" w:hAnsi="Times New Roman" w:cs="Times New Roman"/>
            <w:rPrChange w:id="2751" w:author="jake moses" w:date="2020-12-08T16:38:00Z">
              <w:rPr>
                <w:rFonts w:ascii="Courier New" w:hAnsi="Courier New" w:cs="Courier New"/>
              </w:rPr>
            </w:rPrChange>
          </w:rPr>
          <w:t>);</w:t>
        </w:r>
      </w:ins>
    </w:p>
    <w:p w14:paraId="517B1B5E" w14:textId="77777777" w:rsidR="00D00036" w:rsidRPr="00E17A95" w:rsidRDefault="00D00036" w:rsidP="00D71B01">
      <w:pPr>
        <w:pStyle w:val="PlainText"/>
        <w:rPr>
          <w:ins w:id="2752" w:author="jake moses" w:date="2020-12-08T16:35:00Z"/>
          <w:rFonts w:ascii="Times New Roman" w:hAnsi="Times New Roman" w:cs="Times New Roman"/>
          <w:rPrChange w:id="2753" w:author="jake moses" w:date="2020-12-08T16:38:00Z">
            <w:rPr>
              <w:ins w:id="2754" w:author="jake moses" w:date="2020-12-08T16:35:00Z"/>
              <w:rFonts w:ascii="Courier New" w:hAnsi="Courier New" w:cs="Courier New"/>
            </w:rPr>
          </w:rPrChange>
        </w:rPr>
      </w:pPr>
      <w:ins w:id="2755" w:author="jake moses" w:date="2020-12-08T16:35:00Z">
        <w:r w:rsidRPr="00E17A95">
          <w:rPr>
            <w:rFonts w:ascii="Times New Roman" w:hAnsi="Times New Roman" w:cs="Times New Roman"/>
            <w:rPrChange w:id="2756" w:author="jake moses" w:date="2020-12-08T16:38:00Z">
              <w:rPr>
                <w:rFonts w:ascii="Courier New" w:hAnsi="Courier New" w:cs="Courier New"/>
              </w:rPr>
            </w:rPrChange>
          </w:rPr>
          <w:t xml:space="preserve">void </w:t>
        </w:r>
        <w:proofErr w:type="spellStart"/>
        <w:proofErr w:type="gramStart"/>
        <w:r w:rsidRPr="00E17A95">
          <w:rPr>
            <w:rFonts w:ascii="Times New Roman" w:hAnsi="Times New Roman" w:cs="Times New Roman"/>
            <w:rPrChange w:id="2757" w:author="jake moses" w:date="2020-12-08T16:38:00Z">
              <w:rPr>
                <w:rFonts w:ascii="Courier New" w:hAnsi="Courier New" w:cs="Courier New"/>
              </w:rPr>
            </w:rPrChange>
          </w:rPr>
          <w:t>UARTSendString</w:t>
        </w:r>
        <w:proofErr w:type="spellEnd"/>
        <w:r w:rsidRPr="00E17A95">
          <w:rPr>
            <w:rFonts w:ascii="Times New Roman" w:hAnsi="Times New Roman" w:cs="Times New Roman"/>
            <w:rPrChange w:id="2758" w:author="jake moses" w:date="2020-12-08T16:38:00Z">
              <w:rPr>
                <w:rFonts w:ascii="Courier New" w:hAnsi="Courier New" w:cs="Courier New"/>
              </w:rPr>
            </w:rPrChange>
          </w:rPr>
          <w:t>(</w:t>
        </w:r>
        <w:proofErr w:type="gramEnd"/>
        <w:r w:rsidRPr="00E17A95">
          <w:rPr>
            <w:rFonts w:ascii="Times New Roman" w:hAnsi="Times New Roman" w:cs="Times New Roman"/>
            <w:rPrChange w:id="2759" w:author="jake moses" w:date="2020-12-08T16:38:00Z">
              <w:rPr>
                <w:rFonts w:ascii="Courier New" w:hAnsi="Courier New" w:cs="Courier New"/>
              </w:rPr>
            </w:rPrChange>
          </w:rPr>
          <w:t>unsigned char *str);</w:t>
        </w:r>
      </w:ins>
    </w:p>
    <w:p w14:paraId="7AD5B877" w14:textId="77777777" w:rsidR="00D00036" w:rsidRPr="00E17A95" w:rsidRDefault="00D00036" w:rsidP="00D71B01">
      <w:pPr>
        <w:pStyle w:val="PlainText"/>
        <w:rPr>
          <w:ins w:id="2760" w:author="jake moses" w:date="2020-12-08T16:35:00Z"/>
          <w:rFonts w:ascii="Times New Roman" w:hAnsi="Times New Roman" w:cs="Times New Roman"/>
          <w:rPrChange w:id="2761" w:author="jake moses" w:date="2020-12-08T16:38:00Z">
            <w:rPr>
              <w:ins w:id="2762" w:author="jake moses" w:date="2020-12-08T16:35:00Z"/>
              <w:rFonts w:ascii="Courier New" w:hAnsi="Courier New" w:cs="Courier New"/>
            </w:rPr>
          </w:rPrChange>
        </w:rPr>
      </w:pPr>
    </w:p>
    <w:p w14:paraId="7412ACD5" w14:textId="77777777" w:rsidR="00D00036" w:rsidRPr="00E17A95" w:rsidRDefault="00D00036" w:rsidP="00D71B01">
      <w:pPr>
        <w:pStyle w:val="PlainText"/>
        <w:rPr>
          <w:ins w:id="2763" w:author="jake moses" w:date="2020-12-08T16:35:00Z"/>
          <w:rFonts w:ascii="Times New Roman" w:hAnsi="Times New Roman" w:cs="Times New Roman"/>
          <w:rPrChange w:id="2764" w:author="jake moses" w:date="2020-12-08T16:38:00Z">
            <w:rPr>
              <w:ins w:id="2765" w:author="jake moses" w:date="2020-12-08T16:35:00Z"/>
              <w:rFonts w:ascii="Courier New" w:hAnsi="Courier New" w:cs="Courier New"/>
            </w:rPr>
          </w:rPrChange>
        </w:rPr>
      </w:pPr>
    </w:p>
    <w:p w14:paraId="0B7D4E1C" w14:textId="77777777" w:rsidR="00D00036" w:rsidRPr="00E17A95" w:rsidRDefault="00D00036" w:rsidP="00D71B01">
      <w:pPr>
        <w:pStyle w:val="PlainText"/>
        <w:rPr>
          <w:ins w:id="2766" w:author="jake moses" w:date="2020-12-08T16:35:00Z"/>
          <w:rFonts w:ascii="Times New Roman" w:hAnsi="Times New Roman" w:cs="Times New Roman"/>
          <w:rPrChange w:id="2767" w:author="jake moses" w:date="2020-12-08T16:38:00Z">
            <w:rPr>
              <w:ins w:id="2768" w:author="jake moses" w:date="2020-12-08T16:35:00Z"/>
              <w:rFonts w:ascii="Courier New" w:hAnsi="Courier New" w:cs="Courier New"/>
            </w:rPr>
          </w:rPrChange>
        </w:rPr>
      </w:pPr>
      <w:ins w:id="2769" w:author="jake moses" w:date="2020-12-08T16:35:00Z">
        <w:r w:rsidRPr="00E17A95">
          <w:rPr>
            <w:rFonts w:ascii="Times New Roman" w:hAnsi="Times New Roman" w:cs="Times New Roman"/>
            <w:rPrChange w:id="2770" w:author="jake moses" w:date="2020-12-08T16:38:00Z">
              <w:rPr>
                <w:rFonts w:ascii="Courier New" w:hAnsi="Courier New" w:cs="Courier New"/>
              </w:rPr>
            </w:rPrChange>
          </w:rPr>
          <w:t>#endif</w:t>
        </w:r>
      </w:ins>
    </w:p>
    <w:p w14:paraId="612A3CD8" w14:textId="0C7B4431" w:rsidR="00D00036" w:rsidRPr="00E17A95" w:rsidRDefault="00D00036" w:rsidP="00D71B01">
      <w:pPr>
        <w:pStyle w:val="PlainText"/>
        <w:rPr>
          <w:ins w:id="2771" w:author="jake moses" w:date="2020-12-08T16:35:00Z"/>
          <w:rFonts w:ascii="Times New Roman" w:hAnsi="Times New Roman" w:cs="Times New Roman"/>
          <w:rPrChange w:id="2772" w:author="jake moses" w:date="2020-12-08T16:38:00Z">
            <w:rPr>
              <w:ins w:id="2773" w:author="jake moses" w:date="2020-12-08T16:35:00Z"/>
              <w:rFonts w:ascii="Courier New" w:hAnsi="Courier New" w:cs="Courier New"/>
            </w:rPr>
          </w:rPrChange>
        </w:rPr>
      </w:pPr>
    </w:p>
    <w:p w14:paraId="6FF3BDED" w14:textId="74CA1ACA" w:rsidR="00D00036" w:rsidRPr="00E17A95" w:rsidRDefault="00D00036" w:rsidP="00D71B01">
      <w:pPr>
        <w:pStyle w:val="PlainText"/>
        <w:rPr>
          <w:ins w:id="2774" w:author="jake moses" w:date="2020-12-08T16:35:00Z"/>
          <w:rFonts w:ascii="Times New Roman" w:hAnsi="Times New Roman" w:cs="Times New Roman"/>
          <w:rPrChange w:id="2775" w:author="jake moses" w:date="2020-12-08T16:38:00Z">
            <w:rPr>
              <w:ins w:id="2776" w:author="jake moses" w:date="2020-12-08T16:35:00Z"/>
              <w:rFonts w:ascii="Courier New" w:hAnsi="Courier New" w:cs="Courier New"/>
            </w:rPr>
          </w:rPrChange>
        </w:rPr>
      </w:pPr>
    </w:p>
    <w:p w14:paraId="0872B497" w14:textId="19067B95" w:rsidR="00D00036" w:rsidRPr="00E17A95" w:rsidRDefault="00D00036" w:rsidP="00D71B01">
      <w:pPr>
        <w:pStyle w:val="PlainText"/>
        <w:rPr>
          <w:ins w:id="2777" w:author="jake moses" w:date="2020-12-08T16:35:00Z"/>
          <w:rFonts w:ascii="Times New Roman" w:hAnsi="Times New Roman" w:cs="Times New Roman"/>
          <w:b/>
          <w:bCs/>
          <w:rPrChange w:id="2778" w:author="jake moses" w:date="2020-12-08T16:38:00Z">
            <w:rPr>
              <w:ins w:id="2779" w:author="jake moses" w:date="2020-12-08T16:35:00Z"/>
              <w:rFonts w:ascii="Courier New" w:hAnsi="Courier New" w:cs="Courier New"/>
              <w:b/>
              <w:bCs/>
            </w:rPr>
          </w:rPrChange>
        </w:rPr>
      </w:pPr>
      <w:proofErr w:type="spellStart"/>
      <w:ins w:id="2780" w:author="jake moses" w:date="2020-12-08T16:35:00Z">
        <w:r w:rsidRPr="00E17A95">
          <w:rPr>
            <w:rFonts w:ascii="Times New Roman" w:hAnsi="Times New Roman" w:cs="Times New Roman"/>
            <w:b/>
            <w:bCs/>
            <w:rPrChange w:id="2781" w:author="jake moses" w:date="2020-12-08T16:38:00Z">
              <w:rPr>
                <w:rFonts w:ascii="Courier New" w:hAnsi="Courier New" w:cs="Courier New"/>
                <w:b/>
                <w:bCs/>
              </w:rPr>
            </w:rPrChange>
          </w:rPr>
          <w:t>motor.h</w:t>
        </w:r>
        <w:proofErr w:type="spellEnd"/>
      </w:ins>
    </w:p>
    <w:p w14:paraId="1A25EB79" w14:textId="77777777" w:rsidR="00D00036" w:rsidRPr="00E17A95" w:rsidRDefault="00D00036" w:rsidP="00BF600B">
      <w:pPr>
        <w:pStyle w:val="PlainText"/>
        <w:rPr>
          <w:ins w:id="2782" w:author="jake moses" w:date="2020-12-08T16:35:00Z"/>
          <w:rFonts w:ascii="Times New Roman" w:hAnsi="Times New Roman" w:cs="Times New Roman"/>
          <w:rPrChange w:id="2783" w:author="jake moses" w:date="2020-12-08T16:38:00Z">
            <w:rPr>
              <w:ins w:id="2784" w:author="jake moses" w:date="2020-12-08T16:35:00Z"/>
              <w:rFonts w:ascii="Courier New" w:hAnsi="Courier New" w:cs="Courier New"/>
            </w:rPr>
          </w:rPrChange>
        </w:rPr>
      </w:pPr>
      <w:ins w:id="2785" w:author="jake moses" w:date="2020-12-08T16:35:00Z">
        <w:r w:rsidRPr="00E17A95">
          <w:rPr>
            <w:rFonts w:ascii="Times New Roman" w:hAnsi="Times New Roman" w:cs="Times New Roman"/>
            <w:rPrChange w:id="2786" w:author="jake moses" w:date="2020-12-08T16:38:00Z">
              <w:rPr>
                <w:rFonts w:ascii="Courier New" w:hAnsi="Courier New" w:cs="Courier New"/>
              </w:rPr>
            </w:rPrChange>
          </w:rPr>
          <w:t>#ifndef MOTOR_H</w:t>
        </w:r>
      </w:ins>
    </w:p>
    <w:p w14:paraId="3BC74571" w14:textId="77777777" w:rsidR="00D00036" w:rsidRPr="00E17A95" w:rsidRDefault="00D00036" w:rsidP="00BF600B">
      <w:pPr>
        <w:pStyle w:val="PlainText"/>
        <w:rPr>
          <w:ins w:id="2787" w:author="jake moses" w:date="2020-12-08T16:35:00Z"/>
          <w:rFonts w:ascii="Times New Roman" w:hAnsi="Times New Roman" w:cs="Times New Roman"/>
          <w:rPrChange w:id="2788" w:author="jake moses" w:date="2020-12-08T16:38:00Z">
            <w:rPr>
              <w:ins w:id="2789" w:author="jake moses" w:date="2020-12-08T16:35:00Z"/>
              <w:rFonts w:ascii="Courier New" w:hAnsi="Courier New" w:cs="Courier New"/>
            </w:rPr>
          </w:rPrChange>
        </w:rPr>
      </w:pPr>
      <w:ins w:id="2790" w:author="jake moses" w:date="2020-12-08T16:35:00Z">
        <w:r w:rsidRPr="00E17A95">
          <w:rPr>
            <w:rFonts w:ascii="Times New Roman" w:hAnsi="Times New Roman" w:cs="Times New Roman"/>
            <w:rPrChange w:id="2791" w:author="jake moses" w:date="2020-12-08T16:38:00Z">
              <w:rPr>
                <w:rFonts w:ascii="Courier New" w:hAnsi="Courier New" w:cs="Courier New"/>
              </w:rPr>
            </w:rPrChange>
          </w:rPr>
          <w:t>#define MOTOR_H</w:t>
        </w:r>
      </w:ins>
    </w:p>
    <w:p w14:paraId="66BFDAA3" w14:textId="77777777" w:rsidR="00D00036" w:rsidRPr="00E17A95" w:rsidRDefault="00D00036" w:rsidP="00BF600B">
      <w:pPr>
        <w:pStyle w:val="PlainText"/>
        <w:rPr>
          <w:ins w:id="2792" w:author="jake moses" w:date="2020-12-08T16:35:00Z"/>
          <w:rFonts w:ascii="Times New Roman" w:hAnsi="Times New Roman" w:cs="Times New Roman"/>
          <w:rPrChange w:id="2793" w:author="jake moses" w:date="2020-12-08T16:38:00Z">
            <w:rPr>
              <w:ins w:id="2794" w:author="jake moses" w:date="2020-12-08T16:35:00Z"/>
              <w:rFonts w:ascii="Courier New" w:hAnsi="Courier New" w:cs="Courier New"/>
            </w:rPr>
          </w:rPrChange>
        </w:rPr>
      </w:pPr>
    </w:p>
    <w:p w14:paraId="69339034" w14:textId="77777777" w:rsidR="00D00036" w:rsidRPr="00E17A95" w:rsidRDefault="00D00036" w:rsidP="00BF600B">
      <w:pPr>
        <w:pStyle w:val="PlainText"/>
        <w:rPr>
          <w:ins w:id="2795" w:author="jake moses" w:date="2020-12-08T16:35:00Z"/>
          <w:rFonts w:ascii="Times New Roman" w:hAnsi="Times New Roman" w:cs="Times New Roman"/>
          <w:rPrChange w:id="2796" w:author="jake moses" w:date="2020-12-08T16:38:00Z">
            <w:rPr>
              <w:ins w:id="2797" w:author="jake moses" w:date="2020-12-08T16:35:00Z"/>
              <w:rFonts w:ascii="Courier New" w:hAnsi="Courier New" w:cs="Courier New"/>
            </w:rPr>
          </w:rPrChange>
        </w:rPr>
      </w:pPr>
      <w:ins w:id="2798" w:author="jake moses" w:date="2020-12-08T16:35:00Z">
        <w:r w:rsidRPr="00E17A95">
          <w:rPr>
            <w:rFonts w:ascii="Times New Roman" w:hAnsi="Times New Roman" w:cs="Times New Roman"/>
            <w:rPrChange w:id="2799" w:author="jake moses" w:date="2020-12-08T16:38:00Z">
              <w:rPr>
                <w:rFonts w:ascii="Courier New" w:hAnsi="Courier New" w:cs="Courier New"/>
              </w:rPr>
            </w:rPrChange>
          </w:rPr>
          <w:t>#include &lt;msp430.h&gt;</w:t>
        </w:r>
      </w:ins>
    </w:p>
    <w:p w14:paraId="7A3017CB" w14:textId="77777777" w:rsidR="00D00036" w:rsidRPr="00E17A95" w:rsidRDefault="00D00036" w:rsidP="00BF600B">
      <w:pPr>
        <w:pStyle w:val="PlainText"/>
        <w:rPr>
          <w:ins w:id="2800" w:author="jake moses" w:date="2020-12-08T16:35:00Z"/>
          <w:rFonts w:ascii="Times New Roman" w:hAnsi="Times New Roman" w:cs="Times New Roman"/>
          <w:rPrChange w:id="2801" w:author="jake moses" w:date="2020-12-08T16:38:00Z">
            <w:rPr>
              <w:ins w:id="2802" w:author="jake moses" w:date="2020-12-08T16:35:00Z"/>
              <w:rFonts w:ascii="Courier New" w:hAnsi="Courier New" w:cs="Courier New"/>
            </w:rPr>
          </w:rPrChange>
        </w:rPr>
      </w:pPr>
      <w:ins w:id="2803" w:author="jake moses" w:date="2020-12-08T16:35:00Z">
        <w:r w:rsidRPr="00E17A95">
          <w:rPr>
            <w:rFonts w:ascii="Times New Roman" w:hAnsi="Times New Roman" w:cs="Times New Roman"/>
            <w:rPrChange w:id="2804"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2805" w:author="jake moses" w:date="2020-12-08T16:38:00Z">
              <w:rPr>
                <w:rFonts w:ascii="Courier New" w:hAnsi="Courier New" w:cs="Courier New"/>
              </w:rPr>
            </w:rPrChange>
          </w:rPr>
          <w:t>stddef.h</w:t>
        </w:r>
        <w:proofErr w:type="spellEnd"/>
        <w:r w:rsidRPr="00E17A95">
          <w:rPr>
            <w:rFonts w:ascii="Times New Roman" w:hAnsi="Times New Roman" w:cs="Times New Roman"/>
            <w:rPrChange w:id="2806" w:author="jake moses" w:date="2020-12-08T16:38:00Z">
              <w:rPr>
                <w:rFonts w:ascii="Courier New" w:hAnsi="Courier New" w:cs="Courier New"/>
              </w:rPr>
            </w:rPrChange>
          </w:rPr>
          <w:t>&gt;</w:t>
        </w:r>
      </w:ins>
    </w:p>
    <w:p w14:paraId="220DBF15" w14:textId="77777777" w:rsidR="00D00036" w:rsidRPr="00E17A95" w:rsidRDefault="00D00036" w:rsidP="00BF600B">
      <w:pPr>
        <w:pStyle w:val="PlainText"/>
        <w:rPr>
          <w:ins w:id="2807" w:author="jake moses" w:date="2020-12-08T16:35:00Z"/>
          <w:rFonts w:ascii="Times New Roman" w:hAnsi="Times New Roman" w:cs="Times New Roman"/>
          <w:rPrChange w:id="2808" w:author="jake moses" w:date="2020-12-08T16:38:00Z">
            <w:rPr>
              <w:ins w:id="2809" w:author="jake moses" w:date="2020-12-08T16:35:00Z"/>
              <w:rFonts w:ascii="Courier New" w:hAnsi="Courier New" w:cs="Courier New"/>
            </w:rPr>
          </w:rPrChange>
        </w:rPr>
      </w:pPr>
    </w:p>
    <w:p w14:paraId="046857AF" w14:textId="77777777" w:rsidR="00D00036" w:rsidRPr="00E17A95" w:rsidRDefault="00D00036" w:rsidP="00BF600B">
      <w:pPr>
        <w:pStyle w:val="PlainText"/>
        <w:rPr>
          <w:ins w:id="2810" w:author="jake moses" w:date="2020-12-08T16:35:00Z"/>
          <w:rFonts w:ascii="Times New Roman" w:hAnsi="Times New Roman" w:cs="Times New Roman"/>
          <w:rPrChange w:id="2811" w:author="jake moses" w:date="2020-12-08T16:38:00Z">
            <w:rPr>
              <w:ins w:id="2812" w:author="jake moses" w:date="2020-12-08T16:35:00Z"/>
              <w:rFonts w:ascii="Courier New" w:hAnsi="Courier New" w:cs="Courier New"/>
            </w:rPr>
          </w:rPrChange>
        </w:rPr>
      </w:pPr>
      <w:ins w:id="2813" w:author="jake moses" w:date="2020-12-08T16:35:00Z">
        <w:r w:rsidRPr="00E17A95">
          <w:rPr>
            <w:rFonts w:ascii="Times New Roman" w:hAnsi="Times New Roman" w:cs="Times New Roman"/>
            <w:rPrChange w:id="2814" w:author="jake moses" w:date="2020-12-08T16:38:00Z">
              <w:rPr>
                <w:rFonts w:ascii="Courier New" w:hAnsi="Courier New" w:cs="Courier New"/>
              </w:rPr>
            </w:rPrChange>
          </w:rPr>
          <w:t>#define SLEEP_BIT                      BIT0</w:t>
        </w:r>
      </w:ins>
    </w:p>
    <w:p w14:paraId="31F879E4" w14:textId="77777777" w:rsidR="00D00036" w:rsidRPr="00E17A95" w:rsidRDefault="00D00036" w:rsidP="00BF600B">
      <w:pPr>
        <w:pStyle w:val="PlainText"/>
        <w:rPr>
          <w:ins w:id="2815" w:author="jake moses" w:date="2020-12-08T16:35:00Z"/>
          <w:rFonts w:ascii="Times New Roman" w:hAnsi="Times New Roman" w:cs="Times New Roman"/>
          <w:rPrChange w:id="2816" w:author="jake moses" w:date="2020-12-08T16:38:00Z">
            <w:rPr>
              <w:ins w:id="2817" w:author="jake moses" w:date="2020-12-08T16:35:00Z"/>
              <w:rFonts w:ascii="Courier New" w:hAnsi="Courier New" w:cs="Courier New"/>
            </w:rPr>
          </w:rPrChange>
        </w:rPr>
      </w:pPr>
      <w:ins w:id="2818" w:author="jake moses" w:date="2020-12-08T16:35:00Z">
        <w:r w:rsidRPr="00E17A95">
          <w:rPr>
            <w:rFonts w:ascii="Times New Roman" w:hAnsi="Times New Roman" w:cs="Times New Roman"/>
            <w:rPrChange w:id="2819" w:author="jake moses" w:date="2020-12-08T16:38:00Z">
              <w:rPr>
                <w:rFonts w:ascii="Courier New" w:hAnsi="Courier New" w:cs="Courier New"/>
              </w:rPr>
            </w:rPrChange>
          </w:rPr>
          <w:t>#define SLEEP_PORT                     P1OUT</w:t>
        </w:r>
      </w:ins>
    </w:p>
    <w:p w14:paraId="2468E4D7" w14:textId="77777777" w:rsidR="00D00036" w:rsidRPr="00E17A95" w:rsidRDefault="00D00036" w:rsidP="00BF600B">
      <w:pPr>
        <w:pStyle w:val="PlainText"/>
        <w:rPr>
          <w:ins w:id="2820" w:author="jake moses" w:date="2020-12-08T16:35:00Z"/>
          <w:rFonts w:ascii="Times New Roman" w:hAnsi="Times New Roman" w:cs="Times New Roman"/>
          <w:rPrChange w:id="2821" w:author="jake moses" w:date="2020-12-08T16:38:00Z">
            <w:rPr>
              <w:ins w:id="2822" w:author="jake moses" w:date="2020-12-08T16:35:00Z"/>
              <w:rFonts w:ascii="Courier New" w:hAnsi="Courier New" w:cs="Courier New"/>
            </w:rPr>
          </w:rPrChange>
        </w:rPr>
      </w:pPr>
      <w:ins w:id="2823" w:author="jake moses" w:date="2020-12-08T16:35:00Z">
        <w:r w:rsidRPr="00E17A95">
          <w:rPr>
            <w:rFonts w:ascii="Times New Roman" w:hAnsi="Times New Roman" w:cs="Times New Roman"/>
            <w:rPrChange w:id="2824" w:author="jake moses" w:date="2020-12-08T16:38:00Z">
              <w:rPr>
                <w:rFonts w:ascii="Courier New" w:hAnsi="Courier New" w:cs="Courier New"/>
              </w:rPr>
            </w:rPrChange>
          </w:rPr>
          <w:t>#define SLEEP_DDR                      P1DIR</w:t>
        </w:r>
      </w:ins>
    </w:p>
    <w:p w14:paraId="671FCABE" w14:textId="77777777" w:rsidR="00D00036" w:rsidRPr="00E17A95" w:rsidRDefault="00D00036" w:rsidP="00BF600B">
      <w:pPr>
        <w:pStyle w:val="PlainText"/>
        <w:rPr>
          <w:ins w:id="2825" w:author="jake moses" w:date="2020-12-08T16:35:00Z"/>
          <w:rFonts w:ascii="Times New Roman" w:hAnsi="Times New Roman" w:cs="Times New Roman"/>
          <w:rPrChange w:id="2826" w:author="jake moses" w:date="2020-12-08T16:38:00Z">
            <w:rPr>
              <w:ins w:id="2827" w:author="jake moses" w:date="2020-12-08T16:35:00Z"/>
              <w:rFonts w:ascii="Courier New" w:hAnsi="Courier New" w:cs="Courier New"/>
            </w:rPr>
          </w:rPrChange>
        </w:rPr>
      </w:pPr>
      <w:ins w:id="2828" w:author="jake moses" w:date="2020-12-08T16:35:00Z">
        <w:r w:rsidRPr="00E17A95">
          <w:rPr>
            <w:rFonts w:ascii="Times New Roman" w:hAnsi="Times New Roman" w:cs="Times New Roman"/>
            <w:rPrChange w:id="2829" w:author="jake moses" w:date="2020-12-08T16:38:00Z">
              <w:rPr>
                <w:rFonts w:ascii="Courier New" w:hAnsi="Courier New" w:cs="Courier New"/>
              </w:rPr>
            </w:rPrChange>
          </w:rPr>
          <w:t>#define SET_SLEEP_AS_AN_OUTPUT         SLEEP_DDR |= SLEEP_BIT</w:t>
        </w:r>
      </w:ins>
    </w:p>
    <w:p w14:paraId="49B1D588" w14:textId="77777777" w:rsidR="00D00036" w:rsidRPr="00E17A95" w:rsidRDefault="00D00036" w:rsidP="00BF600B">
      <w:pPr>
        <w:pStyle w:val="PlainText"/>
        <w:rPr>
          <w:ins w:id="2830" w:author="jake moses" w:date="2020-12-08T16:35:00Z"/>
          <w:rFonts w:ascii="Times New Roman" w:hAnsi="Times New Roman" w:cs="Times New Roman"/>
          <w:rPrChange w:id="2831" w:author="jake moses" w:date="2020-12-08T16:38:00Z">
            <w:rPr>
              <w:ins w:id="2832" w:author="jake moses" w:date="2020-12-08T16:35:00Z"/>
              <w:rFonts w:ascii="Courier New" w:hAnsi="Courier New" w:cs="Courier New"/>
            </w:rPr>
          </w:rPrChange>
        </w:rPr>
      </w:pPr>
      <w:ins w:id="2833" w:author="jake moses" w:date="2020-12-08T16:35:00Z">
        <w:r w:rsidRPr="00E17A95">
          <w:rPr>
            <w:rFonts w:ascii="Times New Roman" w:hAnsi="Times New Roman" w:cs="Times New Roman"/>
            <w:rPrChange w:id="2834" w:author="jake moses" w:date="2020-12-08T16:38:00Z">
              <w:rPr>
                <w:rFonts w:ascii="Courier New" w:hAnsi="Courier New" w:cs="Courier New"/>
              </w:rPr>
            </w:rPrChange>
          </w:rPr>
          <w:t>#define ENABLE_SLEEP                   SLEEP_PORT |= SLEEP_BIT</w:t>
        </w:r>
      </w:ins>
    </w:p>
    <w:p w14:paraId="46599B92" w14:textId="77777777" w:rsidR="00D00036" w:rsidRPr="00E17A95" w:rsidRDefault="00D00036" w:rsidP="00BF600B">
      <w:pPr>
        <w:pStyle w:val="PlainText"/>
        <w:rPr>
          <w:ins w:id="2835" w:author="jake moses" w:date="2020-12-08T16:35:00Z"/>
          <w:rFonts w:ascii="Times New Roman" w:hAnsi="Times New Roman" w:cs="Times New Roman"/>
          <w:rPrChange w:id="2836" w:author="jake moses" w:date="2020-12-08T16:38:00Z">
            <w:rPr>
              <w:ins w:id="2837" w:author="jake moses" w:date="2020-12-08T16:35:00Z"/>
              <w:rFonts w:ascii="Courier New" w:hAnsi="Courier New" w:cs="Courier New"/>
            </w:rPr>
          </w:rPrChange>
        </w:rPr>
      </w:pPr>
    </w:p>
    <w:p w14:paraId="76B20FB8" w14:textId="77777777" w:rsidR="00D00036" w:rsidRPr="00E17A95" w:rsidRDefault="00D00036" w:rsidP="00BF600B">
      <w:pPr>
        <w:pStyle w:val="PlainText"/>
        <w:rPr>
          <w:ins w:id="2838" w:author="jake moses" w:date="2020-12-08T16:35:00Z"/>
          <w:rFonts w:ascii="Times New Roman" w:hAnsi="Times New Roman" w:cs="Times New Roman"/>
          <w:rPrChange w:id="2839" w:author="jake moses" w:date="2020-12-08T16:38:00Z">
            <w:rPr>
              <w:ins w:id="2840" w:author="jake moses" w:date="2020-12-08T16:35:00Z"/>
              <w:rFonts w:ascii="Courier New" w:hAnsi="Courier New" w:cs="Courier New"/>
            </w:rPr>
          </w:rPrChange>
        </w:rPr>
      </w:pPr>
      <w:ins w:id="2841" w:author="jake moses" w:date="2020-12-08T16:35:00Z">
        <w:r w:rsidRPr="00E17A95">
          <w:rPr>
            <w:rFonts w:ascii="Times New Roman" w:hAnsi="Times New Roman" w:cs="Times New Roman"/>
            <w:rPrChange w:id="2842" w:author="jake moses" w:date="2020-12-08T16:38:00Z">
              <w:rPr>
                <w:rFonts w:ascii="Courier New" w:hAnsi="Courier New" w:cs="Courier New"/>
              </w:rPr>
            </w:rPrChange>
          </w:rPr>
          <w:t>#define NENBL_BIT                      BIT4</w:t>
        </w:r>
      </w:ins>
    </w:p>
    <w:p w14:paraId="28120453" w14:textId="77777777" w:rsidR="00D00036" w:rsidRPr="00E17A95" w:rsidRDefault="00D00036" w:rsidP="00BF600B">
      <w:pPr>
        <w:pStyle w:val="PlainText"/>
        <w:rPr>
          <w:ins w:id="2843" w:author="jake moses" w:date="2020-12-08T16:35:00Z"/>
          <w:rFonts w:ascii="Times New Roman" w:hAnsi="Times New Roman" w:cs="Times New Roman"/>
          <w:rPrChange w:id="2844" w:author="jake moses" w:date="2020-12-08T16:38:00Z">
            <w:rPr>
              <w:ins w:id="2845" w:author="jake moses" w:date="2020-12-08T16:35:00Z"/>
              <w:rFonts w:ascii="Courier New" w:hAnsi="Courier New" w:cs="Courier New"/>
            </w:rPr>
          </w:rPrChange>
        </w:rPr>
      </w:pPr>
      <w:ins w:id="2846" w:author="jake moses" w:date="2020-12-08T16:35:00Z">
        <w:r w:rsidRPr="00E17A95">
          <w:rPr>
            <w:rFonts w:ascii="Times New Roman" w:hAnsi="Times New Roman" w:cs="Times New Roman"/>
            <w:rPrChange w:id="2847" w:author="jake moses" w:date="2020-12-08T16:38:00Z">
              <w:rPr>
                <w:rFonts w:ascii="Courier New" w:hAnsi="Courier New" w:cs="Courier New"/>
              </w:rPr>
            </w:rPrChange>
          </w:rPr>
          <w:t>#define NENBL_PORT                     P2OUT</w:t>
        </w:r>
      </w:ins>
    </w:p>
    <w:p w14:paraId="563CAF01" w14:textId="77777777" w:rsidR="00D00036" w:rsidRPr="00E17A95" w:rsidRDefault="00D00036" w:rsidP="00BF600B">
      <w:pPr>
        <w:pStyle w:val="PlainText"/>
        <w:rPr>
          <w:ins w:id="2848" w:author="jake moses" w:date="2020-12-08T16:35:00Z"/>
          <w:rFonts w:ascii="Times New Roman" w:hAnsi="Times New Roman" w:cs="Times New Roman"/>
          <w:rPrChange w:id="2849" w:author="jake moses" w:date="2020-12-08T16:38:00Z">
            <w:rPr>
              <w:ins w:id="2850" w:author="jake moses" w:date="2020-12-08T16:35:00Z"/>
              <w:rFonts w:ascii="Courier New" w:hAnsi="Courier New" w:cs="Courier New"/>
            </w:rPr>
          </w:rPrChange>
        </w:rPr>
      </w:pPr>
      <w:ins w:id="2851" w:author="jake moses" w:date="2020-12-08T16:35:00Z">
        <w:r w:rsidRPr="00E17A95">
          <w:rPr>
            <w:rFonts w:ascii="Times New Roman" w:hAnsi="Times New Roman" w:cs="Times New Roman"/>
            <w:rPrChange w:id="2852" w:author="jake moses" w:date="2020-12-08T16:38:00Z">
              <w:rPr>
                <w:rFonts w:ascii="Courier New" w:hAnsi="Courier New" w:cs="Courier New"/>
              </w:rPr>
            </w:rPrChange>
          </w:rPr>
          <w:t>#define NENBL_DDR                      P2DIR</w:t>
        </w:r>
      </w:ins>
    </w:p>
    <w:p w14:paraId="7112A4CF" w14:textId="77777777" w:rsidR="00D00036" w:rsidRPr="00E17A95" w:rsidRDefault="00D00036" w:rsidP="00BF600B">
      <w:pPr>
        <w:pStyle w:val="PlainText"/>
        <w:rPr>
          <w:ins w:id="2853" w:author="jake moses" w:date="2020-12-08T16:35:00Z"/>
          <w:rFonts w:ascii="Times New Roman" w:hAnsi="Times New Roman" w:cs="Times New Roman"/>
          <w:rPrChange w:id="2854" w:author="jake moses" w:date="2020-12-08T16:38:00Z">
            <w:rPr>
              <w:ins w:id="2855" w:author="jake moses" w:date="2020-12-08T16:35:00Z"/>
              <w:rFonts w:ascii="Courier New" w:hAnsi="Courier New" w:cs="Courier New"/>
            </w:rPr>
          </w:rPrChange>
        </w:rPr>
      </w:pPr>
      <w:ins w:id="2856" w:author="jake moses" w:date="2020-12-08T16:35:00Z">
        <w:r w:rsidRPr="00E17A95">
          <w:rPr>
            <w:rFonts w:ascii="Times New Roman" w:hAnsi="Times New Roman" w:cs="Times New Roman"/>
            <w:rPrChange w:id="2857" w:author="jake moses" w:date="2020-12-08T16:38:00Z">
              <w:rPr>
                <w:rFonts w:ascii="Courier New" w:hAnsi="Courier New" w:cs="Courier New"/>
              </w:rPr>
            </w:rPrChange>
          </w:rPr>
          <w:t>#define SET_NENBL_AS_AN_OUTPUT         NENBL_DDR |= NENBL_BIT</w:t>
        </w:r>
      </w:ins>
    </w:p>
    <w:p w14:paraId="7349852B" w14:textId="77777777" w:rsidR="00D00036" w:rsidRPr="00E17A95" w:rsidRDefault="00D00036" w:rsidP="00BF600B">
      <w:pPr>
        <w:pStyle w:val="PlainText"/>
        <w:rPr>
          <w:ins w:id="2858" w:author="jake moses" w:date="2020-12-08T16:35:00Z"/>
          <w:rFonts w:ascii="Times New Roman" w:hAnsi="Times New Roman" w:cs="Times New Roman"/>
          <w:rPrChange w:id="2859" w:author="jake moses" w:date="2020-12-08T16:38:00Z">
            <w:rPr>
              <w:ins w:id="2860" w:author="jake moses" w:date="2020-12-08T16:35:00Z"/>
              <w:rFonts w:ascii="Courier New" w:hAnsi="Courier New" w:cs="Courier New"/>
            </w:rPr>
          </w:rPrChange>
        </w:rPr>
      </w:pPr>
      <w:ins w:id="2861" w:author="jake moses" w:date="2020-12-08T16:35:00Z">
        <w:r w:rsidRPr="00E17A95">
          <w:rPr>
            <w:rFonts w:ascii="Times New Roman" w:hAnsi="Times New Roman" w:cs="Times New Roman"/>
            <w:rPrChange w:id="2862" w:author="jake moses" w:date="2020-12-08T16:38:00Z">
              <w:rPr>
                <w:rFonts w:ascii="Courier New" w:hAnsi="Courier New" w:cs="Courier New"/>
              </w:rPr>
            </w:rPrChange>
          </w:rPr>
          <w:t>#define LOW_NENBL                   NENBL_PORT &amp;= ~NENBL_BIT</w:t>
        </w:r>
      </w:ins>
    </w:p>
    <w:p w14:paraId="6686B915" w14:textId="77777777" w:rsidR="00D00036" w:rsidRPr="00E17A95" w:rsidRDefault="00D00036" w:rsidP="00BF600B">
      <w:pPr>
        <w:pStyle w:val="PlainText"/>
        <w:rPr>
          <w:ins w:id="2863" w:author="jake moses" w:date="2020-12-08T16:35:00Z"/>
          <w:rFonts w:ascii="Times New Roman" w:hAnsi="Times New Roman" w:cs="Times New Roman"/>
          <w:rPrChange w:id="2864" w:author="jake moses" w:date="2020-12-08T16:38:00Z">
            <w:rPr>
              <w:ins w:id="2865" w:author="jake moses" w:date="2020-12-08T16:35:00Z"/>
              <w:rFonts w:ascii="Courier New" w:hAnsi="Courier New" w:cs="Courier New"/>
            </w:rPr>
          </w:rPrChange>
        </w:rPr>
      </w:pPr>
      <w:ins w:id="2866" w:author="jake moses" w:date="2020-12-08T16:35:00Z">
        <w:r w:rsidRPr="00E17A95">
          <w:rPr>
            <w:rFonts w:ascii="Times New Roman" w:hAnsi="Times New Roman" w:cs="Times New Roman"/>
            <w:rPrChange w:id="2867" w:author="jake moses" w:date="2020-12-08T16:38:00Z">
              <w:rPr>
                <w:rFonts w:ascii="Courier New" w:hAnsi="Courier New" w:cs="Courier New"/>
              </w:rPr>
            </w:rPrChange>
          </w:rPr>
          <w:t>#define HIGH_NENBL                   NENBL_PORT |= NENBL_BIT</w:t>
        </w:r>
      </w:ins>
    </w:p>
    <w:p w14:paraId="59773B36" w14:textId="77777777" w:rsidR="00D00036" w:rsidRPr="00E17A95" w:rsidRDefault="00D00036" w:rsidP="00BF600B">
      <w:pPr>
        <w:pStyle w:val="PlainText"/>
        <w:rPr>
          <w:ins w:id="2868" w:author="jake moses" w:date="2020-12-08T16:35:00Z"/>
          <w:rFonts w:ascii="Times New Roman" w:hAnsi="Times New Roman" w:cs="Times New Roman"/>
          <w:rPrChange w:id="2869" w:author="jake moses" w:date="2020-12-08T16:38:00Z">
            <w:rPr>
              <w:ins w:id="2870" w:author="jake moses" w:date="2020-12-08T16:35:00Z"/>
              <w:rFonts w:ascii="Courier New" w:hAnsi="Courier New" w:cs="Courier New"/>
            </w:rPr>
          </w:rPrChange>
        </w:rPr>
      </w:pPr>
    </w:p>
    <w:p w14:paraId="4E2765A0" w14:textId="77777777" w:rsidR="00D00036" w:rsidRPr="00E17A95" w:rsidRDefault="00D00036" w:rsidP="00BF600B">
      <w:pPr>
        <w:pStyle w:val="PlainText"/>
        <w:rPr>
          <w:ins w:id="2871" w:author="jake moses" w:date="2020-12-08T16:35:00Z"/>
          <w:rFonts w:ascii="Times New Roman" w:hAnsi="Times New Roman" w:cs="Times New Roman"/>
          <w:rPrChange w:id="2872" w:author="jake moses" w:date="2020-12-08T16:38:00Z">
            <w:rPr>
              <w:ins w:id="2873" w:author="jake moses" w:date="2020-12-08T16:35:00Z"/>
              <w:rFonts w:ascii="Courier New" w:hAnsi="Courier New" w:cs="Courier New"/>
            </w:rPr>
          </w:rPrChange>
        </w:rPr>
      </w:pPr>
      <w:ins w:id="2874" w:author="jake moses" w:date="2020-12-08T16:35:00Z">
        <w:r w:rsidRPr="00E17A95">
          <w:rPr>
            <w:rFonts w:ascii="Times New Roman" w:hAnsi="Times New Roman" w:cs="Times New Roman"/>
            <w:rPrChange w:id="2875" w:author="jake moses" w:date="2020-12-08T16:38:00Z">
              <w:rPr>
                <w:rFonts w:ascii="Courier New" w:hAnsi="Courier New" w:cs="Courier New"/>
              </w:rPr>
            </w:rPrChange>
          </w:rPr>
          <w:t>#define STEP_BIT                      BIT6</w:t>
        </w:r>
      </w:ins>
    </w:p>
    <w:p w14:paraId="58729140" w14:textId="77777777" w:rsidR="00D00036" w:rsidRPr="00E17A95" w:rsidRDefault="00D00036" w:rsidP="00BF600B">
      <w:pPr>
        <w:pStyle w:val="PlainText"/>
        <w:rPr>
          <w:ins w:id="2876" w:author="jake moses" w:date="2020-12-08T16:35:00Z"/>
          <w:rFonts w:ascii="Times New Roman" w:hAnsi="Times New Roman" w:cs="Times New Roman"/>
          <w:rPrChange w:id="2877" w:author="jake moses" w:date="2020-12-08T16:38:00Z">
            <w:rPr>
              <w:ins w:id="2878" w:author="jake moses" w:date="2020-12-08T16:35:00Z"/>
              <w:rFonts w:ascii="Courier New" w:hAnsi="Courier New" w:cs="Courier New"/>
            </w:rPr>
          </w:rPrChange>
        </w:rPr>
      </w:pPr>
      <w:ins w:id="2879" w:author="jake moses" w:date="2020-12-08T16:35:00Z">
        <w:r w:rsidRPr="00E17A95">
          <w:rPr>
            <w:rFonts w:ascii="Times New Roman" w:hAnsi="Times New Roman" w:cs="Times New Roman"/>
            <w:rPrChange w:id="2880" w:author="jake moses" w:date="2020-12-08T16:38:00Z">
              <w:rPr>
                <w:rFonts w:ascii="Courier New" w:hAnsi="Courier New" w:cs="Courier New"/>
              </w:rPr>
            </w:rPrChange>
          </w:rPr>
          <w:t>#define STEP_PORT                     P2OUT</w:t>
        </w:r>
      </w:ins>
    </w:p>
    <w:p w14:paraId="3E3B3431" w14:textId="77777777" w:rsidR="00D00036" w:rsidRPr="00E17A95" w:rsidRDefault="00D00036" w:rsidP="00BF600B">
      <w:pPr>
        <w:pStyle w:val="PlainText"/>
        <w:rPr>
          <w:ins w:id="2881" w:author="jake moses" w:date="2020-12-08T16:35:00Z"/>
          <w:rFonts w:ascii="Times New Roman" w:hAnsi="Times New Roman" w:cs="Times New Roman"/>
          <w:rPrChange w:id="2882" w:author="jake moses" w:date="2020-12-08T16:38:00Z">
            <w:rPr>
              <w:ins w:id="2883" w:author="jake moses" w:date="2020-12-08T16:35:00Z"/>
              <w:rFonts w:ascii="Courier New" w:hAnsi="Courier New" w:cs="Courier New"/>
            </w:rPr>
          </w:rPrChange>
        </w:rPr>
      </w:pPr>
      <w:ins w:id="2884" w:author="jake moses" w:date="2020-12-08T16:35:00Z">
        <w:r w:rsidRPr="00E17A95">
          <w:rPr>
            <w:rFonts w:ascii="Times New Roman" w:hAnsi="Times New Roman" w:cs="Times New Roman"/>
            <w:rPrChange w:id="2885" w:author="jake moses" w:date="2020-12-08T16:38:00Z">
              <w:rPr>
                <w:rFonts w:ascii="Courier New" w:hAnsi="Courier New" w:cs="Courier New"/>
              </w:rPr>
            </w:rPrChange>
          </w:rPr>
          <w:t>#define STEP_DDR                      P2DIR</w:t>
        </w:r>
      </w:ins>
    </w:p>
    <w:p w14:paraId="004E23E1" w14:textId="77777777" w:rsidR="00D00036" w:rsidRPr="00E17A95" w:rsidRDefault="00D00036" w:rsidP="00BF600B">
      <w:pPr>
        <w:pStyle w:val="PlainText"/>
        <w:rPr>
          <w:ins w:id="2886" w:author="jake moses" w:date="2020-12-08T16:35:00Z"/>
          <w:rFonts w:ascii="Times New Roman" w:hAnsi="Times New Roman" w:cs="Times New Roman"/>
          <w:rPrChange w:id="2887" w:author="jake moses" w:date="2020-12-08T16:38:00Z">
            <w:rPr>
              <w:ins w:id="2888" w:author="jake moses" w:date="2020-12-08T16:35:00Z"/>
              <w:rFonts w:ascii="Courier New" w:hAnsi="Courier New" w:cs="Courier New"/>
            </w:rPr>
          </w:rPrChange>
        </w:rPr>
      </w:pPr>
      <w:ins w:id="2889" w:author="jake moses" w:date="2020-12-08T16:35:00Z">
        <w:r w:rsidRPr="00E17A95">
          <w:rPr>
            <w:rFonts w:ascii="Times New Roman" w:hAnsi="Times New Roman" w:cs="Times New Roman"/>
            <w:rPrChange w:id="2890" w:author="jake moses" w:date="2020-12-08T16:38:00Z">
              <w:rPr>
                <w:rFonts w:ascii="Courier New" w:hAnsi="Courier New" w:cs="Courier New"/>
              </w:rPr>
            </w:rPrChange>
          </w:rPr>
          <w:t>#define SET_STEP_AS_AN_OUTPUT         STEP_DDR |= STEP_BIT</w:t>
        </w:r>
      </w:ins>
    </w:p>
    <w:p w14:paraId="50C32DAD" w14:textId="77777777" w:rsidR="00D00036" w:rsidRPr="00E17A95" w:rsidRDefault="00D00036" w:rsidP="00BF600B">
      <w:pPr>
        <w:pStyle w:val="PlainText"/>
        <w:rPr>
          <w:ins w:id="2891" w:author="jake moses" w:date="2020-12-08T16:35:00Z"/>
          <w:rFonts w:ascii="Times New Roman" w:hAnsi="Times New Roman" w:cs="Times New Roman"/>
          <w:rPrChange w:id="2892" w:author="jake moses" w:date="2020-12-08T16:38:00Z">
            <w:rPr>
              <w:ins w:id="2893" w:author="jake moses" w:date="2020-12-08T16:35:00Z"/>
              <w:rFonts w:ascii="Courier New" w:hAnsi="Courier New" w:cs="Courier New"/>
            </w:rPr>
          </w:rPrChange>
        </w:rPr>
      </w:pPr>
      <w:ins w:id="2894" w:author="jake moses" w:date="2020-12-08T16:35:00Z">
        <w:r w:rsidRPr="00E17A95">
          <w:rPr>
            <w:rFonts w:ascii="Times New Roman" w:hAnsi="Times New Roman" w:cs="Times New Roman"/>
            <w:rPrChange w:id="2895" w:author="jake moses" w:date="2020-12-08T16:38:00Z">
              <w:rPr>
                <w:rFonts w:ascii="Courier New" w:hAnsi="Courier New" w:cs="Courier New"/>
              </w:rPr>
            </w:rPrChange>
          </w:rPr>
          <w:t>#define ENABLE_STEP                   STEP_PORT |= STEP_BIT</w:t>
        </w:r>
      </w:ins>
    </w:p>
    <w:p w14:paraId="6ABC35DD" w14:textId="77777777" w:rsidR="00D00036" w:rsidRPr="00E17A95" w:rsidRDefault="00D00036" w:rsidP="00BF600B">
      <w:pPr>
        <w:pStyle w:val="PlainText"/>
        <w:rPr>
          <w:ins w:id="2896" w:author="jake moses" w:date="2020-12-08T16:35:00Z"/>
          <w:rFonts w:ascii="Times New Roman" w:hAnsi="Times New Roman" w:cs="Times New Roman"/>
          <w:rPrChange w:id="2897" w:author="jake moses" w:date="2020-12-08T16:38:00Z">
            <w:rPr>
              <w:ins w:id="2898" w:author="jake moses" w:date="2020-12-08T16:35:00Z"/>
              <w:rFonts w:ascii="Courier New" w:hAnsi="Courier New" w:cs="Courier New"/>
            </w:rPr>
          </w:rPrChange>
        </w:rPr>
      </w:pPr>
      <w:ins w:id="2899" w:author="jake moses" w:date="2020-12-08T16:35:00Z">
        <w:r w:rsidRPr="00E17A95">
          <w:rPr>
            <w:rFonts w:ascii="Times New Roman" w:hAnsi="Times New Roman" w:cs="Times New Roman"/>
            <w:rPrChange w:id="2900" w:author="jake moses" w:date="2020-12-08T16:38:00Z">
              <w:rPr>
                <w:rFonts w:ascii="Courier New" w:hAnsi="Courier New" w:cs="Courier New"/>
              </w:rPr>
            </w:rPrChange>
          </w:rPr>
          <w:t>#define DISABLE_STEP                  STEP_PORT &amp;= ~STEP_BIT</w:t>
        </w:r>
      </w:ins>
    </w:p>
    <w:p w14:paraId="516B5CB7" w14:textId="77777777" w:rsidR="00D00036" w:rsidRPr="00E17A95" w:rsidRDefault="00D00036" w:rsidP="00BF600B">
      <w:pPr>
        <w:pStyle w:val="PlainText"/>
        <w:rPr>
          <w:ins w:id="2901" w:author="jake moses" w:date="2020-12-08T16:35:00Z"/>
          <w:rFonts w:ascii="Times New Roman" w:hAnsi="Times New Roman" w:cs="Times New Roman"/>
          <w:rPrChange w:id="2902" w:author="jake moses" w:date="2020-12-08T16:38:00Z">
            <w:rPr>
              <w:ins w:id="2903" w:author="jake moses" w:date="2020-12-08T16:35:00Z"/>
              <w:rFonts w:ascii="Courier New" w:hAnsi="Courier New" w:cs="Courier New"/>
            </w:rPr>
          </w:rPrChange>
        </w:rPr>
      </w:pPr>
    </w:p>
    <w:p w14:paraId="1ED0B4DF" w14:textId="77777777" w:rsidR="00D00036" w:rsidRPr="00E17A95" w:rsidRDefault="00D00036" w:rsidP="00BF600B">
      <w:pPr>
        <w:pStyle w:val="PlainText"/>
        <w:rPr>
          <w:ins w:id="2904" w:author="jake moses" w:date="2020-12-08T16:35:00Z"/>
          <w:rFonts w:ascii="Times New Roman" w:hAnsi="Times New Roman" w:cs="Times New Roman"/>
          <w:rPrChange w:id="2905" w:author="jake moses" w:date="2020-12-08T16:38:00Z">
            <w:rPr>
              <w:ins w:id="2906" w:author="jake moses" w:date="2020-12-08T16:35:00Z"/>
              <w:rFonts w:ascii="Courier New" w:hAnsi="Courier New" w:cs="Courier New"/>
            </w:rPr>
          </w:rPrChange>
        </w:rPr>
      </w:pPr>
      <w:ins w:id="2907" w:author="jake moses" w:date="2020-12-08T16:35:00Z">
        <w:r w:rsidRPr="00E17A95">
          <w:rPr>
            <w:rFonts w:ascii="Times New Roman" w:hAnsi="Times New Roman" w:cs="Times New Roman"/>
            <w:rPrChange w:id="2908" w:author="jake moses" w:date="2020-12-08T16:38:00Z">
              <w:rPr>
                <w:rFonts w:ascii="Courier New" w:hAnsi="Courier New" w:cs="Courier New"/>
              </w:rPr>
            </w:rPrChange>
          </w:rPr>
          <w:t>#define DIR_BIT                      BIT5</w:t>
        </w:r>
      </w:ins>
    </w:p>
    <w:p w14:paraId="47B78110" w14:textId="77777777" w:rsidR="00D00036" w:rsidRPr="00E17A95" w:rsidRDefault="00D00036" w:rsidP="00BF600B">
      <w:pPr>
        <w:pStyle w:val="PlainText"/>
        <w:rPr>
          <w:ins w:id="2909" w:author="jake moses" w:date="2020-12-08T16:35:00Z"/>
          <w:rFonts w:ascii="Times New Roman" w:hAnsi="Times New Roman" w:cs="Times New Roman"/>
          <w:rPrChange w:id="2910" w:author="jake moses" w:date="2020-12-08T16:38:00Z">
            <w:rPr>
              <w:ins w:id="2911" w:author="jake moses" w:date="2020-12-08T16:35:00Z"/>
              <w:rFonts w:ascii="Courier New" w:hAnsi="Courier New" w:cs="Courier New"/>
            </w:rPr>
          </w:rPrChange>
        </w:rPr>
      </w:pPr>
      <w:ins w:id="2912" w:author="jake moses" w:date="2020-12-08T16:35:00Z">
        <w:r w:rsidRPr="00E17A95">
          <w:rPr>
            <w:rFonts w:ascii="Times New Roman" w:hAnsi="Times New Roman" w:cs="Times New Roman"/>
            <w:rPrChange w:id="2913" w:author="jake moses" w:date="2020-12-08T16:38:00Z">
              <w:rPr>
                <w:rFonts w:ascii="Courier New" w:hAnsi="Courier New" w:cs="Courier New"/>
              </w:rPr>
            </w:rPrChange>
          </w:rPr>
          <w:t>#define DIR_PORT                     P2OUT</w:t>
        </w:r>
      </w:ins>
    </w:p>
    <w:p w14:paraId="65DF298A" w14:textId="77777777" w:rsidR="00D00036" w:rsidRPr="00E17A95" w:rsidRDefault="00D00036" w:rsidP="00BF600B">
      <w:pPr>
        <w:pStyle w:val="PlainText"/>
        <w:rPr>
          <w:ins w:id="2914" w:author="jake moses" w:date="2020-12-08T16:35:00Z"/>
          <w:rFonts w:ascii="Times New Roman" w:hAnsi="Times New Roman" w:cs="Times New Roman"/>
          <w:rPrChange w:id="2915" w:author="jake moses" w:date="2020-12-08T16:38:00Z">
            <w:rPr>
              <w:ins w:id="2916" w:author="jake moses" w:date="2020-12-08T16:35:00Z"/>
              <w:rFonts w:ascii="Courier New" w:hAnsi="Courier New" w:cs="Courier New"/>
            </w:rPr>
          </w:rPrChange>
        </w:rPr>
      </w:pPr>
      <w:ins w:id="2917" w:author="jake moses" w:date="2020-12-08T16:35:00Z">
        <w:r w:rsidRPr="00E17A95">
          <w:rPr>
            <w:rFonts w:ascii="Times New Roman" w:hAnsi="Times New Roman" w:cs="Times New Roman"/>
            <w:rPrChange w:id="2918" w:author="jake moses" w:date="2020-12-08T16:38:00Z">
              <w:rPr>
                <w:rFonts w:ascii="Courier New" w:hAnsi="Courier New" w:cs="Courier New"/>
              </w:rPr>
            </w:rPrChange>
          </w:rPr>
          <w:t>#define DIR_DDR                      P2DIR</w:t>
        </w:r>
      </w:ins>
    </w:p>
    <w:p w14:paraId="3D496E19" w14:textId="77777777" w:rsidR="00D00036" w:rsidRPr="00E17A95" w:rsidRDefault="00D00036" w:rsidP="00BF600B">
      <w:pPr>
        <w:pStyle w:val="PlainText"/>
        <w:rPr>
          <w:ins w:id="2919" w:author="jake moses" w:date="2020-12-08T16:35:00Z"/>
          <w:rFonts w:ascii="Times New Roman" w:hAnsi="Times New Roman" w:cs="Times New Roman"/>
          <w:rPrChange w:id="2920" w:author="jake moses" w:date="2020-12-08T16:38:00Z">
            <w:rPr>
              <w:ins w:id="2921" w:author="jake moses" w:date="2020-12-08T16:35:00Z"/>
              <w:rFonts w:ascii="Courier New" w:hAnsi="Courier New" w:cs="Courier New"/>
            </w:rPr>
          </w:rPrChange>
        </w:rPr>
      </w:pPr>
      <w:ins w:id="2922" w:author="jake moses" w:date="2020-12-08T16:35:00Z">
        <w:r w:rsidRPr="00E17A95">
          <w:rPr>
            <w:rFonts w:ascii="Times New Roman" w:hAnsi="Times New Roman" w:cs="Times New Roman"/>
            <w:rPrChange w:id="2923" w:author="jake moses" w:date="2020-12-08T16:38:00Z">
              <w:rPr>
                <w:rFonts w:ascii="Courier New" w:hAnsi="Courier New" w:cs="Courier New"/>
              </w:rPr>
            </w:rPrChange>
          </w:rPr>
          <w:t>#define SET_DIR_AS_AN_OUTPUT         DIR_DDR |= DIR_BIT</w:t>
        </w:r>
      </w:ins>
    </w:p>
    <w:p w14:paraId="45117C30" w14:textId="77777777" w:rsidR="00D00036" w:rsidRPr="00E17A95" w:rsidRDefault="00D00036" w:rsidP="00BF600B">
      <w:pPr>
        <w:pStyle w:val="PlainText"/>
        <w:rPr>
          <w:ins w:id="2924" w:author="jake moses" w:date="2020-12-08T16:35:00Z"/>
          <w:rFonts w:ascii="Times New Roman" w:hAnsi="Times New Roman" w:cs="Times New Roman"/>
          <w:rPrChange w:id="2925" w:author="jake moses" w:date="2020-12-08T16:38:00Z">
            <w:rPr>
              <w:ins w:id="2926" w:author="jake moses" w:date="2020-12-08T16:35:00Z"/>
              <w:rFonts w:ascii="Courier New" w:hAnsi="Courier New" w:cs="Courier New"/>
            </w:rPr>
          </w:rPrChange>
        </w:rPr>
      </w:pPr>
      <w:ins w:id="2927" w:author="jake moses" w:date="2020-12-08T16:35:00Z">
        <w:r w:rsidRPr="00E17A95">
          <w:rPr>
            <w:rFonts w:ascii="Times New Roman" w:hAnsi="Times New Roman" w:cs="Times New Roman"/>
            <w:rPrChange w:id="2928" w:author="jake moses" w:date="2020-12-08T16:38:00Z">
              <w:rPr>
                <w:rFonts w:ascii="Courier New" w:hAnsi="Courier New" w:cs="Courier New"/>
              </w:rPr>
            </w:rPrChange>
          </w:rPr>
          <w:t>#define ENABLE_DIR                   DIR_PORT |= DIR_BIT</w:t>
        </w:r>
      </w:ins>
    </w:p>
    <w:p w14:paraId="4AD625BD" w14:textId="77777777" w:rsidR="00D00036" w:rsidRPr="00E17A95" w:rsidRDefault="00D00036" w:rsidP="00BF600B">
      <w:pPr>
        <w:pStyle w:val="PlainText"/>
        <w:rPr>
          <w:ins w:id="2929" w:author="jake moses" w:date="2020-12-08T16:35:00Z"/>
          <w:rFonts w:ascii="Times New Roman" w:hAnsi="Times New Roman" w:cs="Times New Roman"/>
          <w:rPrChange w:id="2930" w:author="jake moses" w:date="2020-12-08T16:38:00Z">
            <w:rPr>
              <w:ins w:id="2931" w:author="jake moses" w:date="2020-12-08T16:35:00Z"/>
              <w:rFonts w:ascii="Courier New" w:hAnsi="Courier New" w:cs="Courier New"/>
            </w:rPr>
          </w:rPrChange>
        </w:rPr>
      </w:pPr>
      <w:ins w:id="2932" w:author="jake moses" w:date="2020-12-08T16:35:00Z">
        <w:r w:rsidRPr="00E17A95">
          <w:rPr>
            <w:rFonts w:ascii="Times New Roman" w:hAnsi="Times New Roman" w:cs="Times New Roman"/>
            <w:rPrChange w:id="2933" w:author="jake moses" w:date="2020-12-08T16:38:00Z">
              <w:rPr>
                <w:rFonts w:ascii="Courier New" w:hAnsi="Courier New" w:cs="Courier New"/>
              </w:rPr>
            </w:rPrChange>
          </w:rPr>
          <w:t>#define DISABLE_DIR                   DIR_PORT &amp;= ~DIR_BIT</w:t>
        </w:r>
      </w:ins>
    </w:p>
    <w:p w14:paraId="14729782" w14:textId="77777777" w:rsidR="00D00036" w:rsidRPr="00E17A95" w:rsidRDefault="00D00036" w:rsidP="00BF600B">
      <w:pPr>
        <w:pStyle w:val="PlainText"/>
        <w:rPr>
          <w:ins w:id="2934" w:author="jake moses" w:date="2020-12-08T16:35:00Z"/>
          <w:rFonts w:ascii="Times New Roman" w:hAnsi="Times New Roman" w:cs="Times New Roman"/>
          <w:rPrChange w:id="2935" w:author="jake moses" w:date="2020-12-08T16:38:00Z">
            <w:rPr>
              <w:ins w:id="2936" w:author="jake moses" w:date="2020-12-08T16:35:00Z"/>
              <w:rFonts w:ascii="Courier New" w:hAnsi="Courier New" w:cs="Courier New"/>
            </w:rPr>
          </w:rPrChange>
        </w:rPr>
      </w:pPr>
    </w:p>
    <w:p w14:paraId="0B2B1385" w14:textId="77777777" w:rsidR="00D00036" w:rsidRPr="00E17A95" w:rsidRDefault="00D00036" w:rsidP="00BF600B">
      <w:pPr>
        <w:pStyle w:val="PlainText"/>
        <w:rPr>
          <w:ins w:id="2937" w:author="jake moses" w:date="2020-12-08T16:35:00Z"/>
          <w:rFonts w:ascii="Times New Roman" w:hAnsi="Times New Roman" w:cs="Times New Roman"/>
          <w:rPrChange w:id="2938" w:author="jake moses" w:date="2020-12-08T16:38:00Z">
            <w:rPr>
              <w:ins w:id="2939" w:author="jake moses" w:date="2020-12-08T16:35:00Z"/>
              <w:rFonts w:ascii="Courier New" w:hAnsi="Courier New" w:cs="Courier New"/>
            </w:rPr>
          </w:rPrChange>
        </w:rPr>
      </w:pPr>
      <w:ins w:id="2940" w:author="jake moses" w:date="2020-12-08T16:35:00Z">
        <w:r w:rsidRPr="00E17A95">
          <w:rPr>
            <w:rFonts w:ascii="Times New Roman" w:hAnsi="Times New Roman" w:cs="Times New Roman"/>
            <w:rPrChange w:id="2941" w:author="jake moses" w:date="2020-12-08T16:38:00Z">
              <w:rPr>
                <w:rFonts w:ascii="Courier New" w:hAnsi="Courier New" w:cs="Courier New"/>
              </w:rPr>
            </w:rPrChange>
          </w:rPr>
          <w:t>#define M0_BIT                      BIT3</w:t>
        </w:r>
      </w:ins>
    </w:p>
    <w:p w14:paraId="0E989F20" w14:textId="77777777" w:rsidR="00D00036" w:rsidRPr="00E17A95" w:rsidRDefault="00D00036" w:rsidP="00BF600B">
      <w:pPr>
        <w:pStyle w:val="PlainText"/>
        <w:rPr>
          <w:ins w:id="2942" w:author="jake moses" w:date="2020-12-08T16:35:00Z"/>
          <w:rFonts w:ascii="Times New Roman" w:hAnsi="Times New Roman" w:cs="Times New Roman"/>
          <w:rPrChange w:id="2943" w:author="jake moses" w:date="2020-12-08T16:38:00Z">
            <w:rPr>
              <w:ins w:id="2944" w:author="jake moses" w:date="2020-12-08T16:35:00Z"/>
              <w:rFonts w:ascii="Courier New" w:hAnsi="Courier New" w:cs="Courier New"/>
            </w:rPr>
          </w:rPrChange>
        </w:rPr>
      </w:pPr>
      <w:ins w:id="2945" w:author="jake moses" w:date="2020-12-08T16:35:00Z">
        <w:r w:rsidRPr="00E17A95">
          <w:rPr>
            <w:rFonts w:ascii="Times New Roman" w:hAnsi="Times New Roman" w:cs="Times New Roman"/>
            <w:rPrChange w:id="2946" w:author="jake moses" w:date="2020-12-08T16:38:00Z">
              <w:rPr>
                <w:rFonts w:ascii="Courier New" w:hAnsi="Courier New" w:cs="Courier New"/>
              </w:rPr>
            </w:rPrChange>
          </w:rPr>
          <w:t>#define M0_PORT                     P1OUT</w:t>
        </w:r>
      </w:ins>
    </w:p>
    <w:p w14:paraId="101D3EE2" w14:textId="77777777" w:rsidR="00D00036" w:rsidRPr="00E17A95" w:rsidRDefault="00D00036" w:rsidP="00BF600B">
      <w:pPr>
        <w:pStyle w:val="PlainText"/>
        <w:rPr>
          <w:ins w:id="2947" w:author="jake moses" w:date="2020-12-08T16:35:00Z"/>
          <w:rFonts w:ascii="Times New Roman" w:hAnsi="Times New Roman" w:cs="Times New Roman"/>
          <w:rPrChange w:id="2948" w:author="jake moses" w:date="2020-12-08T16:38:00Z">
            <w:rPr>
              <w:ins w:id="2949" w:author="jake moses" w:date="2020-12-08T16:35:00Z"/>
              <w:rFonts w:ascii="Courier New" w:hAnsi="Courier New" w:cs="Courier New"/>
            </w:rPr>
          </w:rPrChange>
        </w:rPr>
      </w:pPr>
      <w:ins w:id="2950" w:author="jake moses" w:date="2020-12-08T16:35:00Z">
        <w:r w:rsidRPr="00E17A95">
          <w:rPr>
            <w:rFonts w:ascii="Times New Roman" w:hAnsi="Times New Roman" w:cs="Times New Roman"/>
            <w:rPrChange w:id="2951" w:author="jake moses" w:date="2020-12-08T16:38:00Z">
              <w:rPr>
                <w:rFonts w:ascii="Courier New" w:hAnsi="Courier New" w:cs="Courier New"/>
              </w:rPr>
            </w:rPrChange>
          </w:rPr>
          <w:t>#define M0_DDR                      P1DIR</w:t>
        </w:r>
      </w:ins>
    </w:p>
    <w:p w14:paraId="4D0216AD" w14:textId="77777777" w:rsidR="00D00036" w:rsidRPr="00E17A95" w:rsidRDefault="00D00036" w:rsidP="00BF600B">
      <w:pPr>
        <w:pStyle w:val="PlainText"/>
        <w:rPr>
          <w:ins w:id="2952" w:author="jake moses" w:date="2020-12-08T16:35:00Z"/>
          <w:rFonts w:ascii="Times New Roman" w:hAnsi="Times New Roman" w:cs="Times New Roman"/>
          <w:rPrChange w:id="2953" w:author="jake moses" w:date="2020-12-08T16:38:00Z">
            <w:rPr>
              <w:ins w:id="2954" w:author="jake moses" w:date="2020-12-08T16:35:00Z"/>
              <w:rFonts w:ascii="Courier New" w:hAnsi="Courier New" w:cs="Courier New"/>
            </w:rPr>
          </w:rPrChange>
        </w:rPr>
      </w:pPr>
      <w:ins w:id="2955" w:author="jake moses" w:date="2020-12-08T16:35:00Z">
        <w:r w:rsidRPr="00E17A95">
          <w:rPr>
            <w:rFonts w:ascii="Times New Roman" w:hAnsi="Times New Roman" w:cs="Times New Roman"/>
            <w:rPrChange w:id="2956" w:author="jake moses" w:date="2020-12-08T16:38:00Z">
              <w:rPr>
                <w:rFonts w:ascii="Courier New" w:hAnsi="Courier New" w:cs="Courier New"/>
              </w:rPr>
            </w:rPrChange>
          </w:rPr>
          <w:t>#define SET_M0_AS_AN_OUTPUT         M0_DDR |= M0_BIT</w:t>
        </w:r>
      </w:ins>
    </w:p>
    <w:p w14:paraId="642CDBFD" w14:textId="77777777" w:rsidR="00D00036" w:rsidRPr="00E17A95" w:rsidRDefault="00D00036" w:rsidP="00BF600B">
      <w:pPr>
        <w:pStyle w:val="PlainText"/>
        <w:rPr>
          <w:ins w:id="2957" w:author="jake moses" w:date="2020-12-08T16:35:00Z"/>
          <w:rFonts w:ascii="Times New Roman" w:hAnsi="Times New Roman" w:cs="Times New Roman"/>
          <w:rPrChange w:id="2958" w:author="jake moses" w:date="2020-12-08T16:38:00Z">
            <w:rPr>
              <w:ins w:id="2959" w:author="jake moses" w:date="2020-12-08T16:35:00Z"/>
              <w:rFonts w:ascii="Courier New" w:hAnsi="Courier New" w:cs="Courier New"/>
            </w:rPr>
          </w:rPrChange>
        </w:rPr>
      </w:pPr>
      <w:ins w:id="2960" w:author="jake moses" w:date="2020-12-08T16:35:00Z">
        <w:r w:rsidRPr="00E17A95">
          <w:rPr>
            <w:rFonts w:ascii="Times New Roman" w:hAnsi="Times New Roman" w:cs="Times New Roman"/>
            <w:rPrChange w:id="2961" w:author="jake moses" w:date="2020-12-08T16:38:00Z">
              <w:rPr>
                <w:rFonts w:ascii="Courier New" w:hAnsi="Courier New" w:cs="Courier New"/>
              </w:rPr>
            </w:rPrChange>
          </w:rPr>
          <w:t>#define LOW_M0                   M0_PORT &amp;= ~M0_BIT</w:t>
        </w:r>
      </w:ins>
    </w:p>
    <w:p w14:paraId="28005D64" w14:textId="77777777" w:rsidR="00D00036" w:rsidRPr="00E17A95" w:rsidRDefault="00D00036" w:rsidP="00BF600B">
      <w:pPr>
        <w:pStyle w:val="PlainText"/>
        <w:rPr>
          <w:ins w:id="2962" w:author="jake moses" w:date="2020-12-08T16:35:00Z"/>
          <w:rFonts w:ascii="Times New Roman" w:hAnsi="Times New Roman" w:cs="Times New Roman"/>
          <w:rPrChange w:id="2963" w:author="jake moses" w:date="2020-12-08T16:38:00Z">
            <w:rPr>
              <w:ins w:id="2964" w:author="jake moses" w:date="2020-12-08T16:35:00Z"/>
              <w:rFonts w:ascii="Courier New" w:hAnsi="Courier New" w:cs="Courier New"/>
            </w:rPr>
          </w:rPrChange>
        </w:rPr>
      </w:pPr>
      <w:ins w:id="2965" w:author="jake moses" w:date="2020-12-08T16:35:00Z">
        <w:r w:rsidRPr="00E17A95">
          <w:rPr>
            <w:rFonts w:ascii="Times New Roman" w:hAnsi="Times New Roman" w:cs="Times New Roman"/>
            <w:rPrChange w:id="2966" w:author="jake moses" w:date="2020-12-08T16:38:00Z">
              <w:rPr>
                <w:rFonts w:ascii="Courier New" w:hAnsi="Courier New" w:cs="Courier New"/>
              </w:rPr>
            </w:rPrChange>
          </w:rPr>
          <w:t>#define HIGH_M0                   M0_PORT |= M0_BIT</w:t>
        </w:r>
      </w:ins>
    </w:p>
    <w:p w14:paraId="310B8F0F" w14:textId="77777777" w:rsidR="00D00036" w:rsidRPr="00E17A95" w:rsidRDefault="00D00036" w:rsidP="00BF600B">
      <w:pPr>
        <w:pStyle w:val="PlainText"/>
        <w:rPr>
          <w:ins w:id="2967" w:author="jake moses" w:date="2020-12-08T16:35:00Z"/>
          <w:rFonts w:ascii="Times New Roman" w:hAnsi="Times New Roman" w:cs="Times New Roman"/>
          <w:rPrChange w:id="2968" w:author="jake moses" w:date="2020-12-08T16:38:00Z">
            <w:rPr>
              <w:ins w:id="2969" w:author="jake moses" w:date="2020-12-08T16:35:00Z"/>
              <w:rFonts w:ascii="Courier New" w:hAnsi="Courier New" w:cs="Courier New"/>
            </w:rPr>
          </w:rPrChange>
        </w:rPr>
      </w:pPr>
    </w:p>
    <w:p w14:paraId="237C021A" w14:textId="77777777" w:rsidR="00D00036" w:rsidRPr="00E17A95" w:rsidRDefault="00D00036" w:rsidP="00BF600B">
      <w:pPr>
        <w:pStyle w:val="PlainText"/>
        <w:rPr>
          <w:ins w:id="2970" w:author="jake moses" w:date="2020-12-08T16:35:00Z"/>
          <w:rFonts w:ascii="Times New Roman" w:hAnsi="Times New Roman" w:cs="Times New Roman"/>
          <w:rPrChange w:id="2971" w:author="jake moses" w:date="2020-12-08T16:38:00Z">
            <w:rPr>
              <w:ins w:id="2972" w:author="jake moses" w:date="2020-12-08T16:35:00Z"/>
              <w:rFonts w:ascii="Courier New" w:hAnsi="Courier New" w:cs="Courier New"/>
            </w:rPr>
          </w:rPrChange>
        </w:rPr>
      </w:pPr>
      <w:ins w:id="2973" w:author="jake moses" w:date="2020-12-08T16:35:00Z">
        <w:r w:rsidRPr="00E17A95">
          <w:rPr>
            <w:rFonts w:ascii="Times New Roman" w:hAnsi="Times New Roman" w:cs="Times New Roman"/>
            <w:rPrChange w:id="2974" w:author="jake moses" w:date="2020-12-08T16:38:00Z">
              <w:rPr>
                <w:rFonts w:ascii="Courier New" w:hAnsi="Courier New" w:cs="Courier New"/>
              </w:rPr>
            </w:rPrChange>
          </w:rPr>
          <w:t>#define M1_BIT                      BIT2</w:t>
        </w:r>
      </w:ins>
    </w:p>
    <w:p w14:paraId="67695624" w14:textId="77777777" w:rsidR="00D00036" w:rsidRPr="00E17A95" w:rsidRDefault="00D00036" w:rsidP="00BF600B">
      <w:pPr>
        <w:pStyle w:val="PlainText"/>
        <w:rPr>
          <w:ins w:id="2975" w:author="jake moses" w:date="2020-12-08T16:35:00Z"/>
          <w:rFonts w:ascii="Times New Roman" w:hAnsi="Times New Roman" w:cs="Times New Roman"/>
          <w:rPrChange w:id="2976" w:author="jake moses" w:date="2020-12-08T16:38:00Z">
            <w:rPr>
              <w:ins w:id="2977" w:author="jake moses" w:date="2020-12-08T16:35:00Z"/>
              <w:rFonts w:ascii="Courier New" w:hAnsi="Courier New" w:cs="Courier New"/>
            </w:rPr>
          </w:rPrChange>
        </w:rPr>
      </w:pPr>
      <w:ins w:id="2978" w:author="jake moses" w:date="2020-12-08T16:35:00Z">
        <w:r w:rsidRPr="00E17A95">
          <w:rPr>
            <w:rFonts w:ascii="Times New Roman" w:hAnsi="Times New Roman" w:cs="Times New Roman"/>
            <w:rPrChange w:id="2979" w:author="jake moses" w:date="2020-12-08T16:38:00Z">
              <w:rPr>
                <w:rFonts w:ascii="Courier New" w:hAnsi="Courier New" w:cs="Courier New"/>
              </w:rPr>
            </w:rPrChange>
          </w:rPr>
          <w:t>#define M1_PORT                     P1OUT</w:t>
        </w:r>
      </w:ins>
    </w:p>
    <w:p w14:paraId="4F1A93D8" w14:textId="77777777" w:rsidR="00D00036" w:rsidRPr="00E17A95" w:rsidRDefault="00D00036" w:rsidP="00BF600B">
      <w:pPr>
        <w:pStyle w:val="PlainText"/>
        <w:rPr>
          <w:ins w:id="2980" w:author="jake moses" w:date="2020-12-08T16:35:00Z"/>
          <w:rFonts w:ascii="Times New Roman" w:hAnsi="Times New Roman" w:cs="Times New Roman"/>
          <w:rPrChange w:id="2981" w:author="jake moses" w:date="2020-12-08T16:38:00Z">
            <w:rPr>
              <w:ins w:id="2982" w:author="jake moses" w:date="2020-12-08T16:35:00Z"/>
              <w:rFonts w:ascii="Courier New" w:hAnsi="Courier New" w:cs="Courier New"/>
            </w:rPr>
          </w:rPrChange>
        </w:rPr>
      </w:pPr>
      <w:ins w:id="2983" w:author="jake moses" w:date="2020-12-08T16:35:00Z">
        <w:r w:rsidRPr="00E17A95">
          <w:rPr>
            <w:rFonts w:ascii="Times New Roman" w:hAnsi="Times New Roman" w:cs="Times New Roman"/>
            <w:rPrChange w:id="2984" w:author="jake moses" w:date="2020-12-08T16:38:00Z">
              <w:rPr>
                <w:rFonts w:ascii="Courier New" w:hAnsi="Courier New" w:cs="Courier New"/>
              </w:rPr>
            </w:rPrChange>
          </w:rPr>
          <w:lastRenderedPageBreak/>
          <w:t>#define M1_DDR                      P1DIR</w:t>
        </w:r>
      </w:ins>
    </w:p>
    <w:p w14:paraId="49A6AD78" w14:textId="77777777" w:rsidR="00D00036" w:rsidRPr="00E17A95" w:rsidRDefault="00D00036" w:rsidP="00BF600B">
      <w:pPr>
        <w:pStyle w:val="PlainText"/>
        <w:rPr>
          <w:ins w:id="2985" w:author="jake moses" w:date="2020-12-08T16:35:00Z"/>
          <w:rFonts w:ascii="Times New Roman" w:hAnsi="Times New Roman" w:cs="Times New Roman"/>
          <w:rPrChange w:id="2986" w:author="jake moses" w:date="2020-12-08T16:38:00Z">
            <w:rPr>
              <w:ins w:id="2987" w:author="jake moses" w:date="2020-12-08T16:35:00Z"/>
              <w:rFonts w:ascii="Courier New" w:hAnsi="Courier New" w:cs="Courier New"/>
            </w:rPr>
          </w:rPrChange>
        </w:rPr>
      </w:pPr>
      <w:ins w:id="2988" w:author="jake moses" w:date="2020-12-08T16:35:00Z">
        <w:r w:rsidRPr="00E17A95">
          <w:rPr>
            <w:rFonts w:ascii="Times New Roman" w:hAnsi="Times New Roman" w:cs="Times New Roman"/>
            <w:rPrChange w:id="2989" w:author="jake moses" w:date="2020-12-08T16:38:00Z">
              <w:rPr>
                <w:rFonts w:ascii="Courier New" w:hAnsi="Courier New" w:cs="Courier New"/>
              </w:rPr>
            </w:rPrChange>
          </w:rPr>
          <w:t>#define SET_M1_AS_AN_OUTPUT         M1_DDR |= M1_BIT</w:t>
        </w:r>
      </w:ins>
    </w:p>
    <w:p w14:paraId="1A59B2EE" w14:textId="77777777" w:rsidR="00D00036" w:rsidRPr="00E17A95" w:rsidRDefault="00D00036" w:rsidP="00BF600B">
      <w:pPr>
        <w:pStyle w:val="PlainText"/>
        <w:rPr>
          <w:ins w:id="2990" w:author="jake moses" w:date="2020-12-08T16:35:00Z"/>
          <w:rFonts w:ascii="Times New Roman" w:hAnsi="Times New Roman" w:cs="Times New Roman"/>
          <w:rPrChange w:id="2991" w:author="jake moses" w:date="2020-12-08T16:38:00Z">
            <w:rPr>
              <w:ins w:id="2992" w:author="jake moses" w:date="2020-12-08T16:35:00Z"/>
              <w:rFonts w:ascii="Courier New" w:hAnsi="Courier New" w:cs="Courier New"/>
            </w:rPr>
          </w:rPrChange>
        </w:rPr>
      </w:pPr>
      <w:ins w:id="2993" w:author="jake moses" w:date="2020-12-08T16:35:00Z">
        <w:r w:rsidRPr="00E17A95">
          <w:rPr>
            <w:rFonts w:ascii="Times New Roman" w:hAnsi="Times New Roman" w:cs="Times New Roman"/>
            <w:rPrChange w:id="2994" w:author="jake moses" w:date="2020-12-08T16:38:00Z">
              <w:rPr>
                <w:rFonts w:ascii="Courier New" w:hAnsi="Courier New" w:cs="Courier New"/>
              </w:rPr>
            </w:rPrChange>
          </w:rPr>
          <w:t>#define LOW_M1                   M1_PORT &amp;= ~M1_BIT</w:t>
        </w:r>
      </w:ins>
    </w:p>
    <w:p w14:paraId="7E32223C" w14:textId="77777777" w:rsidR="00D00036" w:rsidRPr="00E17A95" w:rsidRDefault="00D00036" w:rsidP="00BF600B">
      <w:pPr>
        <w:pStyle w:val="PlainText"/>
        <w:rPr>
          <w:ins w:id="2995" w:author="jake moses" w:date="2020-12-08T16:35:00Z"/>
          <w:rFonts w:ascii="Times New Roman" w:hAnsi="Times New Roman" w:cs="Times New Roman"/>
          <w:rPrChange w:id="2996" w:author="jake moses" w:date="2020-12-08T16:38:00Z">
            <w:rPr>
              <w:ins w:id="2997" w:author="jake moses" w:date="2020-12-08T16:35:00Z"/>
              <w:rFonts w:ascii="Courier New" w:hAnsi="Courier New" w:cs="Courier New"/>
            </w:rPr>
          </w:rPrChange>
        </w:rPr>
      </w:pPr>
      <w:ins w:id="2998" w:author="jake moses" w:date="2020-12-08T16:35:00Z">
        <w:r w:rsidRPr="00E17A95">
          <w:rPr>
            <w:rFonts w:ascii="Times New Roman" w:hAnsi="Times New Roman" w:cs="Times New Roman"/>
            <w:rPrChange w:id="2999" w:author="jake moses" w:date="2020-12-08T16:38:00Z">
              <w:rPr>
                <w:rFonts w:ascii="Courier New" w:hAnsi="Courier New" w:cs="Courier New"/>
              </w:rPr>
            </w:rPrChange>
          </w:rPr>
          <w:t>#define HIGH_M1                   M1_PORT |= M1_BIT</w:t>
        </w:r>
      </w:ins>
    </w:p>
    <w:p w14:paraId="64584677" w14:textId="77777777" w:rsidR="00D00036" w:rsidRPr="00E17A95" w:rsidRDefault="00D00036" w:rsidP="00BF600B">
      <w:pPr>
        <w:pStyle w:val="PlainText"/>
        <w:rPr>
          <w:ins w:id="3000" w:author="jake moses" w:date="2020-12-08T16:35:00Z"/>
          <w:rFonts w:ascii="Times New Roman" w:hAnsi="Times New Roman" w:cs="Times New Roman"/>
          <w:rPrChange w:id="3001" w:author="jake moses" w:date="2020-12-08T16:38:00Z">
            <w:rPr>
              <w:ins w:id="3002" w:author="jake moses" w:date="2020-12-08T16:35:00Z"/>
              <w:rFonts w:ascii="Courier New" w:hAnsi="Courier New" w:cs="Courier New"/>
            </w:rPr>
          </w:rPrChange>
        </w:rPr>
      </w:pPr>
    </w:p>
    <w:p w14:paraId="29942803" w14:textId="77777777" w:rsidR="00D00036" w:rsidRPr="00E17A95" w:rsidRDefault="00D00036" w:rsidP="00BF600B">
      <w:pPr>
        <w:pStyle w:val="PlainText"/>
        <w:rPr>
          <w:ins w:id="3003" w:author="jake moses" w:date="2020-12-08T16:35:00Z"/>
          <w:rFonts w:ascii="Times New Roman" w:hAnsi="Times New Roman" w:cs="Times New Roman"/>
          <w:rPrChange w:id="3004" w:author="jake moses" w:date="2020-12-08T16:38:00Z">
            <w:rPr>
              <w:ins w:id="3005" w:author="jake moses" w:date="2020-12-08T16:35:00Z"/>
              <w:rFonts w:ascii="Courier New" w:hAnsi="Courier New" w:cs="Courier New"/>
            </w:rPr>
          </w:rPrChange>
        </w:rPr>
      </w:pPr>
      <w:ins w:id="3006" w:author="jake moses" w:date="2020-12-08T16:35:00Z">
        <w:r w:rsidRPr="00E17A95">
          <w:rPr>
            <w:rFonts w:ascii="Times New Roman" w:hAnsi="Times New Roman" w:cs="Times New Roman"/>
            <w:rPrChange w:id="3007" w:author="jake moses" w:date="2020-12-08T16:38:00Z">
              <w:rPr>
                <w:rFonts w:ascii="Courier New" w:hAnsi="Courier New" w:cs="Courier New"/>
              </w:rPr>
            </w:rPrChange>
          </w:rPr>
          <w:t>#define CONFIG_BIT                      BIT1</w:t>
        </w:r>
      </w:ins>
    </w:p>
    <w:p w14:paraId="33CFBA55" w14:textId="77777777" w:rsidR="00D00036" w:rsidRPr="00E17A95" w:rsidRDefault="00D00036" w:rsidP="00BF600B">
      <w:pPr>
        <w:pStyle w:val="PlainText"/>
        <w:rPr>
          <w:ins w:id="3008" w:author="jake moses" w:date="2020-12-08T16:35:00Z"/>
          <w:rFonts w:ascii="Times New Roman" w:hAnsi="Times New Roman" w:cs="Times New Roman"/>
          <w:rPrChange w:id="3009" w:author="jake moses" w:date="2020-12-08T16:38:00Z">
            <w:rPr>
              <w:ins w:id="3010" w:author="jake moses" w:date="2020-12-08T16:35:00Z"/>
              <w:rFonts w:ascii="Courier New" w:hAnsi="Courier New" w:cs="Courier New"/>
            </w:rPr>
          </w:rPrChange>
        </w:rPr>
      </w:pPr>
      <w:ins w:id="3011" w:author="jake moses" w:date="2020-12-08T16:35:00Z">
        <w:r w:rsidRPr="00E17A95">
          <w:rPr>
            <w:rFonts w:ascii="Times New Roman" w:hAnsi="Times New Roman" w:cs="Times New Roman"/>
            <w:rPrChange w:id="3012" w:author="jake moses" w:date="2020-12-08T16:38:00Z">
              <w:rPr>
                <w:rFonts w:ascii="Courier New" w:hAnsi="Courier New" w:cs="Courier New"/>
              </w:rPr>
            </w:rPrChange>
          </w:rPr>
          <w:t>#define CONFIG_PORT                     P2OUT</w:t>
        </w:r>
      </w:ins>
    </w:p>
    <w:p w14:paraId="432C0E0B" w14:textId="77777777" w:rsidR="00D00036" w:rsidRPr="00E17A95" w:rsidRDefault="00D00036" w:rsidP="00BF600B">
      <w:pPr>
        <w:pStyle w:val="PlainText"/>
        <w:rPr>
          <w:ins w:id="3013" w:author="jake moses" w:date="2020-12-08T16:35:00Z"/>
          <w:rFonts w:ascii="Times New Roman" w:hAnsi="Times New Roman" w:cs="Times New Roman"/>
          <w:rPrChange w:id="3014" w:author="jake moses" w:date="2020-12-08T16:38:00Z">
            <w:rPr>
              <w:ins w:id="3015" w:author="jake moses" w:date="2020-12-08T16:35:00Z"/>
              <w:rFonts w:ascii="Courier New" w:hAnsi="Courier New" w:cs="Courier New"/>
            </w:rPr>
          </w:rPrChange>
        </w:rPr>
      </w:pPr>
      <w:ins w:id="3016" w:author="jake moses" w:date="2020-12-08T16:35:00Z">
        <w:r w:rsidRPr="00E17A95">
          <w:rPr>
            <w:rFonts w:ascii="Times New Roman" w:hAnsi="Times New Roman" w:cs="Times New Roman"/>
            <w:rPrChange w:id="3017" w:author="jake moses" w:date="2020-12-08T16:38:00Z">
              <w:rPr>
                <w:rFonts w:ascii="Courier New" w:hAnsi="Courier New" w:cs="Courier New"/>
              </w:rPr>
            </w:rPrChange>
          </w:rPr>
          <w:t>#define CONFIG_DDR                      P2DIR</w:t>
        </w:r>
      </w:ins>
    </w:p>
    <w:p w14:paraId="0C239A8F" w14:textId="77777777" w:rsidR="00D00036" w:rsidRPr="00E17A95" w:rsidRDefault="00D00036" w:rsidP="00BF600B">
      <w:pPr>
        <w:pStyle w:val="PlainText"/>
        <w:rPr>
          <w:ins w:id="3018" w:author="jake moses" w:date="2020-12-08T16:35:00Z"/>
          <w:rFonts w:ascii="Times New Roman" w:hAnsi="Times New Roman" w:cs="Times New Roman"/>
          <w:rPrChange w:id="3019" w:author="jake moses" w:date="2020-12-08T16:38:00Z">
            <w:rPr>
              <w:ins w:id="3020" w:author="jake moses" w:date="2020-12-08T16:35:00Z"/>
              <w:rFonts w:ascii="Courier New" w:hAnsi="Courier New" w:cs="Courier New"/>
            </w:rPr>
          </w:rPrChange>
        </w:rPr>
      </w:pPr>
      <w:ins w:id="3021" w:author="jake moses" w:date="2020-12-08T16:35:00Z">
        <w:r w:rsidRPr="00E17A95">
          <w:rPr>
            <w:rFonts w:ascii="Times New Roman" w:hAnsi="Times New Roman" w:cs="Times New Roman"/>
            <w:rPrChange w:id="3022" w:author="jake moses" w:date="2020-12-08T16:38:00Z">
              <w:rPr>
                <w:rFonts w:ascii="Courier New" w:hAnsi="Courier New" w:cs="Courier New"/>
              </w:rPr>
            </w:rPrChange>
          </w:rPr>
          <w:t>#define SET_CONFIG_AS_AN_OUTPUT         CONFIG_DDR |= CONFIG_BIT</w:t>
        </w:r>
      </w:ins>
    </w:p>
    <w:p w14:paraId="4CED1C44" w14:textId="77777777" w:rsidR="00D00036" w:rsidRPr="00E17A95" w:rsidRDefault="00D00036" w:rsidP="00BF600B">
      <w:pPr>
        <w:pStyle w:val="PlainText"/>
        <w:rPr>
          <w:ins w:id="3023" w:author="jake moses" w:date="2020-12-08T16:35:00Z"/>
          <w:rFonts w:ascii="Times New Roman" w:hAnsi="Times New Roman" w:cs="Times New Roman"/>
          <w:rPrChange w:id="3024" w:author="jake moses" w:date="2020-12-08T16:38:00Z">
            <w:rPr>
              <w:ins w:id="3025" w:author="jake moses" w:date="2020-12-08T16:35:00Z"/>
              <w:rFonts w:ascii="Courier New" w:hAnsi="Courier New" w:cs="Courier New"/>
            </w:rPr>
          </w:rPrChange>
        </w:rPr>
      </w:pPr>
      <w:ins w:id="3026" w:author="jake moses" w:date="2020-12-08T16:35:00Z">
        <w:r w:rsidRPr="00E17A95">
          <w:rPr>
            <w:rFonts w:ascii="Times New Roman" w:hAnsi="Times New Roman" w:cs="Times New Roman"/>
            <w:rPrChange w:id="3027" w:author="jake moses" w:date="2020-12-08T16:38:00Z">
              <w:rPr>
                <w:rFonts w:ascii="Courier New" w:hAnsi="Courier New" w:cs="Courier New"/>
              </w:rPr>
            </w:rPrChange>
          </w:rPr>
          <w:t>#define ENABLE_CONFIG                   CONFIG_PORT |= CONFIG_BIT</w:t>
        </w:r>
      </w:ins>
    </w:p>
    <w:p w14:paraId="3F623F02" w14:textId="77777777" w:rsidR="00D00036" w:rsidRPr="00E17A95" w:rsidRDefault="00D00036" w:rsidP="00BF600B">
      <w:pPr>
        <w:pStyle w:val="PlainText"/>
        <w:rPr>
          <w:ins w:id="3028" w:author="jake moses" w:date="2020-12-08T16:35:00Z"/>
          <w:rFonts w:ascii="Times New Roman" w:hAnsi="Times New Roman" w:cs="Times New Roman"/>
          <w:rPrChange w:id="3029" w:author="jake moses" w:date="2020-12-08T16:38:00Z">
            <w:rPr>
              <w:ins w:id="3030" w:author="jake moses" w:date="2020-12-08T16:35:00Z"/>
              <w:rFonts w:ascii="Courier New" w:hAnsi="Courier New" w:cs="Courier New"/>
            </w:rPr>
          </w:rPrChange>
        </w:rPr>
      </w:pPr>
    </w:p>
    <w:p w14:paraId="3718158E" w14:textId="77777777" w:rsidR="00D00036" w:rsidRPr="00E17A95" w:rsidRDefault="00D00036" w:rsidP="00BF600B">
      <w:pPr>
        <w:pStyle w:val="PlainText"/>
        <w:rPr>
          <w:ins w:id="3031" w:author="jake moses" w:date="2020-12-08T16:35:00Z"/>
          <w:rFonts w:ascii="Times New Roman" w:hAnsi="Times New Roman" w:cs="Times New Roman"/>
          <w:rPrChange w:id="3032" w:author="jake moses" w:date="2020-12-08T16:38:00Z">
            <w:rPr>
              <w:ins w:id="3033" w:author="jake moses" w:date="2020-12-08T16:35:00Z"/>
              <w:rFonts w:ascii="Courier New" w:hAnsi="Courier New" w:cs="Courier New"/>
            </w:rPr>
          </w:rPrChange>
        </w:rPr>
      </w:pPr>
      <w:ins w:id="3034" w:author="jake moses" w:date="2020-12-08T16:35:00Z">
        <w:r w:rsidRPr="00E17A95">
          <w:rPr>
            <w:rFonts w:ascii="Times New Roman" w:hAnsi="Times New Roman" w:cs="Times New Roman"/>
            <w:rPrChange w:id="3035" w:author="jake moses" w:date="2020-12-08T16:38:00Z">
              <w:rPr>
                <w:rFonts w:ascii="Courier New" w:hAnsi="Courier New" w:cs="Courier New"/>
              </w:rPr>
            </w:rPrChange>
          </w:rPr>
          <w:t>#define NFAULT_BIT                      BIT4</w:t>
        </w:r>
      </w:ins>
    </w:p>
    <w:p w14:paraId="31FFBCA8" w14:textId="77777777" w:rsidR="00D00036" w:rsidRPr="00E17A95" w:rsidRDefault="00D00036" w:rsidP="00BF600B">
      <w:pPr>
        <w:pStyle w:val="PlainText"/>
        <w:rPr>
          <w:ins w:id="3036" w:author="jake moses" w:date="2020-12-08T16:35:00Z"/>
          <w:rFonts w:ascii="Times New Roman" w:hAnsi="Times New Roman" w:cs="Times New Roman"/>
          <w:rPrChange w:id="3037" w:author="jake moses" w:date="2020-12-08T16:38:00Z">
            <w:rPr>
              <w:ins w:id="3038" w:author="jake moses" w:date="2020-12-08T16:35:00Z"/>
              <w:rFonts w:ascii="Courier New" w:hAnsi="Courier New" w:cs="Courier New"/>
            </w:rPr>
          </w:rPrChange>
        </w:rPr>
      </w:pPr>
      <w:ins w:id="3039" w:author="jake moses" w:date="2020-12-08T16:35:00Z">
        <w:r w:rsidRPr="00E17A95">
          <w:rPr>
            <w:rFonts w:ascii="Times New Roman" w:hAnsi="Times New Roman" w:cs="Times New Roman"/>
            <w:rPrChange w:id="3040" w:author="jake moses" w:date="2020-12-08T16:38:00Z">
              <w:rPr>
                <w:rFonts w:ascii="Courier New" w:hAnsi="Courier New" w:cs="Courier New"/>
              </w:rPr>
            </w:rPrChange>
          </w:rPr>
          <w:t>#define NFAULT_PORT                     P1IN</w:t>
        </w:r>
      </w:ins>
    </w:p>
    <w:p w14:paraId="3AF54B3A" w14:textId="77777777" w:rsidR="00D00036" w:rsidRPr="00E17A95" w:rsidRDefault="00D00036" w:rsidP="00BF600B">
      <w:pPr>
        <w:pStyle w:val="PlainText"/>
        <w:rPr>
          <w:ins w:id="3041" w:author="jake moses" w:date="2020-12-08T16:35:00Z"/>
          <w:rFonts w:ascii="Times New Roman" w:hAnsi="Times New Roman" w:cs="Times New Roman"/>
          <w:rPrChange w:id="3042" w:author="jake moses" w:date="2020-12-08T16:38:00Z">
            <w:rPr>
              <w:ins w:id="3043" w:author="jake moses" w:date="2020-12-08T16:35:00Z"/>
              <w:rFonts w:ascii="Courier New" w:hAnsi="Courier New" w:cs="Courier New"/>
            </w:rPr>
          </w:rPrChange>
        </w:rPr>
      </w:pPr>
      <w:ins w:id="3044" w:author="jake moses" w:date="2020-12-08T16:35:00Z">
        <w:r w:rsidRPr="00E17A95">
          <w:rPr>
            <w:rFonts w:ascii="Times New Roman" w:hAnsi="Times New Roman" w:cs="Times New Roman"/>
            <w:rPrChange w:id="3045" w:author="jake moses" w:date="2020-12-08T16:38:00Z">
              <w:rPr>
                <w:rFonts w:ascii="Courier New" w:hAnsi="Courier New" w:cs="Courier New"/>
              </w:rPr>
            </w:rPrChange>
          </w:rPr>
          <w:t>#define NFAULT_DDR                      P1DIR</w:t>
        </w:r>
      </w:ins>
    </w:p>
    <w:p w14:paraId="6F53D3DF" w14:textId="77777777" w:rsidR="00D00036" w:rsidRPr="00E17A95" w:rsidRDefault="00D00036" w:rsidP="00BF600B">
      <w:pPr>
        <w:pStyle w:val="PlainText"/>
        <w:rPr>
          <w:ins w:id="3046" w:author="jake moses" w:date="2020-12-08T16:35:00Z"/>
          <w:rFonts w:ascii="Times New Roman" w:hAnsi="Times New Roman" w:cs="Times New Roman"/>
          <w:rPrChange w:id="3047" w:author="jake moses" w:date="2020-12-08T16:38:00Z">
            <w:rPr>
              <w:ins w:id="3048" w:author="jake moses" w:date="2020-12-08T16:35:00Z"/>
              <w:rFonts w:ascii="Courier New" w:hAnsi="Courier New" w:cs="Courier New"/>
            </w:rPr>
          </w:rPrChange>
        </w:rPr>
      </w:pPr>
      <w:ins w:id="3049" w:author="jake moses" w:date="2020-12-08T16:35:00Z">
        <w:r w:rsidRPr="00E17A95">
          <w:rPr>
            <w:rFonts w:ascii="Times New Roman" w:hAnsi="Times New Roman" w:cs="Times New Roman"/>
            <w:rPrChange w:id="3050" w:author="jake moses" w:date="2020-12-08T16:38:00Z">
              <w:rPr>
                <w:rFonts w:ascii="Courier New" w:hAnsi="Courier New" w:cs="Courier New"/>
              </w:rPr>
            </w:rPrChange>
          </w:rPr>
          <w:t>#define SET_NFAULT_AS_AN_INPUT          NFAULT_DDR &amp;= ~NFAULT_BIT</w:t>
        </w:r>
      </w:ins>
    </w:p>
    <w:p w14:paraId="7DF4101D" w14:textId="77777777" w:rsidR="00D00036" w:rsidRPr="00E17A95" w:rsidRDefault="00D00036" w:rsidP="00BF600B">
      <w:pPr>
        <w:pStyle w:val="PlainText"/>
        <w:rPr>
          <w:ins w:id="3051" w:author="jake moses" w:date="2020-12-08T16:35:00Z"/>
          <w:rFonts w:ascii="Times New Roman" w:hAnsi="Times New Roman" w:cs="Times New Roman"/>
          <w:rPrChange w:id="3052" w:author="jake moses" w:date="2020-12-08T16:38:00Z">
            <w:rPr>
              <w:ins w:id="3053" w:author="jake moses" w:date="2020-12-08T16:35:00Z"/>
              <w:rFonts w:ascii="Courier New" w:hAnsi="Courier New" w:cs="Courier New"/>
            </w:rPr>
          </w:rPrChange>
        </w:rPr>
      </w:pPr>
    </w:p>
    <w:p w14:paraId="171B1D5A" w14:textId="77777777" w:rsidR="00D00036" w:rsidRPr="00E17A95" w:rsidRDefault="00D00036" w:rsidP="00BF600B">
      <w:pPr>
        <w:pStyle w:val="PlainText"/>
        <w:rPr>
          <w:ins w:id="3054" w:author="jake moses" w:date="2020-12-08T16:35:00Z"/>
          <w:rFonts w:ascii="Times New Roman" w:hAnsi="Times New Roman" w:cs="Times New Roman"/>
          <w:rPrChange w:id="3055" w:author="jake moses" w:date="2020-12-08T16:38:00Z">
            <w:rPr>
              <w:ins w:id="3056" w:author="jake moses" w:date="2020-12-08T16:35:00Z"/>
              <w:rFonts w:ascii="Courier New" w:hAnsi="Courier New" w:cs="Courier New"/>
            </w:rPr>
          </w:rPrChange>
        </w:rPr>
      </w:pPr>
      <w:ins w:id="3057" w:author="jake moses" w:date="2020-12-08T16:35:00Z">
        <w:r w:rsidRPr="00E17A95">
          <w:rPr>
            <w:rFonts w:ascii="Times New Roman" w:hAnsi="Times New Roman" w:cs="Times New Roman"/>
            <w:rPrChange w:id="3058" w:author="jake moses" w:date="2020-12-08T16:38:00Z">
              <w:rPr>
                <w:rFonts w:ascii="Courier New" w:hAnsi="Courier New" w:cs="Courier New"/>
              </w:rPr>
            </w:rPrChange>
          </w:rPr>
          <w:t>#endif</w:t>
        </w:r>
      </w:ins>
    </w:p>
    <w:p w14:paraId="0641C011" w14:textId="77777777" w:rsidR="00D00036" w:rsidRPr="00E17A95" w:rsidRDefault="00D00036" w:rsidP="00BF600B">
      <w:pPr>
        <w:pStyle w:val="PlainText"/>
        <w:rPr>
          <w:ins w:id="3059" w:author="jake moses" w:date="2020-12-08T16:35:00Z"/>
          <w:rFonts w:ascii="Times New Roman" w:hAnsi="Times New Roman" w:cs="Times New Roman"/>
          <w:rPrChange w:id="3060" w:author="jake moses" w:date="2020-12-08T16:38:00Z">
            <w:rPr>
              <w:ins w:id="3061" w:author="jake moses" w:date="2020-12-08T16:35:00Z"/>
              <w:rFonts w:ascii="Courier New" w:hAnsi="Courier New" w:cs="Courier New"/>
            </w:rPr>
          </w:rPrChange>
        </w:rPr>
      </w:pPr>
    </w:p>
    <w:p w14:paraId="46FCEE0A" w14:textId="0140E8FB" w:rsidR="00D00036" w:rsidRPr="00E17A95" w:rsidRDefault="00D00036" w:rsidP="00D71B01">
      <w:pPr>
        <w:pStyle w:val="PlainText"/>
        <w:rPr>
          <w:ins w:id="3062" w:author="jake moses" w:date="2020-12-08T16:36:00Z"/>
          <w:rFonts w:ascii="Times New Roman" w:hAnsi="Times New Roman" w:cs="Times New Roman"/>
          <w:b/>
          <w:bCs/>
          <w:rPrChange w:id="3063" w:author="jake moses" w:date="2020-12-08T16:38:00Z">
            <w:rPr>
              <w:ins w:id="3064" w:author="jake moses" w:date="2020-12-08T16:36:00Z"/>
              <w:rFonts w:ascii="Courier New" w:hAnsi="Courier New" w:cs="Courier New"/>
              <w:b/>
              <w:bCs/>
            </w:rPr>
          </w:rPrChange>
        </w:rPr>
      </w:pPr>
      <w:proofErr w:type="spellStart"/>
      <w:ins w:id="3065" w:author="jake moses" w:date="2020-12-08T16:36:00Z">
        <w:r w:rsidRPr="00E17A95">
          <w:rPr>
            <w:rFonts w:ascii="Times New Roman" w:hAnsi="Times New Roman" w:cs="Times New Roman"/>
            <w:b/>
            <w:bCs/>
            <w:rPrChange w:id="3066" w:author="jake moses" w:date="2020-12-08T16:38:00Z">
              <w:rPr>
                <w:rFonts w:ascii="Courier New" w:hAnsi="Courier New" w:cs="Courier New"/>
                <w:b/>
                <w:bCs/>
              </w:rPr>
            </w:rPrChange>
          </w:rPr>
          <w:t>sensor.h</w:t>
        </w:r>
        <w:proofErr w:type="spellEnd"/>
      </w:ins>
    </w:p>
    <w:p w14:paraId="5AC4BE8F" w14:textId="77777777" w:rsidR="00D00036" w:rsidRPr="00E17A95" w:rsidRDefault="00D00036" w:rsidP="003674A9">
      <w:pPr>
        <w:pStyle w:val="PlainText"/>
        <w:rPr>
          <w:ins w:id="3067" w:author="jake moses" w:date="2020-12-08T16:36:00Z"/>
          <w:rFonts w:ascii="Times New Roman" w:hAnsi="Times New Roman" w:cs="Times New Roman"/>
          <w:rPrChange w:id="3068" w:author="jake moses" w:date="2020-12-08T16:38:00Z">
            <w:rPr>
              <w:ins w:id="3069" w:author="jake moses" w:date="2020-12-08T16:36:00Z"/>
              <w:rFonts w:ascii="Courier New" w:hAnsi="Courier New" w:cs="Courier New"/>
            </w:rPr>
          </w:rPrChange>
        </w:rPr>
      </w:pPr>
      <w:ins w:id="3070" w:author="jake moses" w:date="2020-12-08T16:36:00Z">
        <w:r w:rsidRPr="00E17A95">
          <w:rPr>
            <w:rFonts w:ascii="Times New Roman" w:hAnsi="Times New Roman" w:cs="Times New Roman"/>
            <w:rPrChange w:id="3071" w:author="jake moses" w:date="2020-12-08T16:38:00Z">
              <w:rPr>
                <w:rFonts w:ascii="Courier New" w:hAnsi="Courier New" w:cs="Courier New"/>
              </w:rPr>
            </w:rPrChange>
          </w:rPr>
          <w:t>#ifndef HALLEFFECTSENSOR_H</w:t>
        </w:r>
      </w:ins>
    </w:p>
    <w:p w14:paraId="48CF66AA" w14:textId="77777777" w:rsidR="00D00036" w:rsidRPr="00E17A95" w:rsidRDefault="00D00036" w:rsidP="003674A9">
      <w:pPr>
        <w:pStyle w:val="PlainText"/>
        <w:rPr>
          <w:ins w:id="3072" w:author="jake moses" w:date="2020-12-08T16:36:00Z"/>
          <w:rFonts w:ascii="Times New Roman" w:hAnsi="Times New Roman" w:cs="Times New Roman"/>
          <w:rPrChange w:id="3073" w:author="jake moses" w:date="2020-12-08T16:38:00Z">
            <w:rPr>
              <w:ins w:id="3074" w:author="jake moses" w:date="2020-12-08T16:36:00Z"/>
              <w:rFonts w:ascii="Courier New" w:hAnsi="Courier New" w:cs="Courier New"/>
            </w:rPr>
          </w:rPrChange>
        </w:rPr>
      </w:pPr>
      <w:ins w:id="3075" w:author="jake moses" w:date="2020-12-08T16:36:00Z">
        <w:r w:rsidRPr="00E17A95">
          <w:rPr>
            <w:rFonts w:ascii="Times New Roman" w:hAnsi="Times New Roman" w:cs="Times New Roman"/>
            <w:rPrChange w:id="3076" w:author="jake moses" w:date="2020-12-08T16:38:00Z">
              <w:rPr>
                <w:rFonts w:ascii="Courier New" w:hAnsi="Courier New" w:cs="Courier New"/>
              </w:rPr>
            </w:rPrChange>
          </w:rPr>
          <w:t>#define HALLEFFECTSENSOR_H</w:t>
        </w:r>
      </w:ins>
    </w:p>
    <w:p w14:paraId="57A2651E" w14:textId="77777777" w:rsidR="00D00036" w:rsidRPr="00E17A95" w:rsidRDefault="00D00036" w:rsidP="003674A9">
      <w:pPr>
        <w:pStyle w:val="PlainText"/>
        <w:rPr>
          <w:ins w:id="3077" w:author="jake moses" w:date="2020-12-08T16:36:00Z"/>
          <w:rFonts w:ascii="Times New Roman" w:hAnsi="Times New Roman" w:cs="Times New Roman"/>
          <w:rPrChange w:id="3078" w:author="jake moses" w:date="2020-12-08T16:38:00Z">
            <w:rPr>
              <w:ins w:id="3079" w:author="jake moses" w:date="2020-12-08T16:36:00Z"/>
              <w:rFonts w:ascii="Courier New" w:hAnsi="Courier New" w:cs="Courier New"/>
            </w:rPr>
          </w:rPrChange>
        </w:rPr>
      </w:pPr>
    </w:p>
    <w:p w14:paraId="0C0E162E" w14:textId="77777777" w:rsidR="00D00036" w:rsidRPr="00E17A95" w:rsidRDefault="00D00036" w:rsidP="003674A9">
      <w:pPr>
        <w:pStyle w:val="PlainText"/>
        <w:rPr>
          <w:ins w:id="3080" w:author="jake moses" w:date="2020-12-08T16:36:00Z"/>
          <w:rFonts w:ascii="Times New Roman" w:hAnsi="Times New Roman" w:cs="Times New Roman"/>
          <w:rPrChange w:id="3081" w:author="jake moses" w:date="2020-12-08T16:38:00Z">
            <w:rPr>
              <w:ins w:id="3082" w:author="jake moses" w:date="2020-12-08T16:36:00Z"/>
              <w:rFonts w:ascii="Courier New" w:hAnsi="Courier New" w:cs="Courier New"/>
            </w:rPr>
          </w:rPrChange>
        </w:rPr>
      </w:pPr>
      <w:ins w:id="3083" w:author="jake moses" w:date="2020-12-08T16:36:00Z">
        <w:r w:rsidRPr="00E17A95">
          <w:rPr>
            <w:rFonts w:ascii="Times New Roman" w:hAnsi="Times New Roman" w:cs="Times New Roman"/>
            <w:rPrChange w:id="3084" w:author="jake moses" w:date="2020-12-08T16:38:00Z">
              <w:rPr>
                <w:rFonts w:ascii="Courier New" w:hAnsi="Courier New" w:cs="Courier New"/>
              </w:rPr>
            </w:rPrChange>
          </w:rPr>
          <w:t>#include &lt;msp430.h&gt;</w:t>
        </w:r>
      </w:ins>
    </w:p>
    <w:p w14:paraId="137593DE" w14:textId="77777777" w:rsidR="00D00036" w:rsidRPr="00E17A95" w:rsidRDefault="00D00036" w:rsidP="003674A9">
      <w:pPr>
        <w:pStyle w:val="PlainText"/>
        <w:rPr>
          <w:ins w:id="3085" w:author="jake moses" w:date="2020-12-08T16:36:00Z"/>
          <w:rFonts w:ascii="Times New Roman" w:hAnsi="Times New Roman" w:cs="Times New Roman"/>
          <w:rPrChange w:id="3086" w:author="jake moses" w:date="2020-12-08T16:38:00Z">
            <w:rPr>
              <w:ins w:id="3087" w:author="jake moses" w:date="2020-12-08T16:36:00Z"/>
              <w:rFonts w:ascii="Courier New" w:hAnsi="Courier New" w:cs="Courier New"/>
            </w:rPr>
          </w:rPrChange>
        </w:rPr>
      </w:pPr>
      <w:ins w:id="3088" w:author="jake moses" w:date="2020-12-08T16:36:00Z">
        <w:r w:rsidRPr="00E17A95">
          <w:rPr>
            <w:rFonts w:ascii="Times New Roman" w:hAnsi="Times New Roman" w:cs="Times New Roman"/>
            <w:rPrChange w:id="3089" w:author="jake moses" w:date="2020-12-08T16:38:00Z">
              <w:rPr>
                <w:rFonts w:ascii="Courier New" w:hAnsi="Courier New" w:cs="Courier New"/>
              </w:rPr>
            </w:rPrChange>
          </w:rPr>
          <w:t>#include &lt;</w:t>
        </w:r>
        <w:proofErr w:type="spellStart"/>
        <w:r w:rsidRPr="00E17A95">
          <w:rPr>
            <w:rFonts w:ascii="Times New Roman" w:hAnsi="Times New Roman" w:cs="Times New Roman"/>
            <w:rPrChange w:id="3090" w:author="jake moses" w:date="2020-12-08T16:38:00Z">
              <w:rPr>
                <w:rFonts w:ascii="Courier New" w:hAnsi="Courier New" w:cs="Courier New"/>
              </w:rPr>
            </w:rPrChange>
          </w:rPr>
          <w:t>stddef.h</w:t>
        </w:r>
        <w:proofErr w:type="spellEnd"/>
        <w:r w:rsidRPr="00E17A95">
          <w:rPr>
            <w:rFonts w:ascii="Times New Roman" w:hAnsi="Times New Roman" w:cs="Times New Roman"/>
            <w:rPrChange w:id="3091" w:author="jake moses" w:date="2020-12-08T16:38:00Z">
              <w:rPr>
                <w:rFonts w:ascii="Courier New" w:hAnsi="Courier New" w:cs="Courier New"/>
              </w:rPr>
            </w:rPrChange>
          </w:rPr>
          <w:t>&gt;</w:t>
        </w:r>
      </w:ins>
    </w:p>
    <w:p w14:paraId="20B6651F" w14:textId="77777777" w:rsidR="00D00036" w:rsidRPr="00E17A95" w:rsidRDefault="00D00036" w:rsidP="003674A9">
      <w:pPr>
        <w:pStyle w:val="PlainText"/>
        <w:rPr>
          <w:ins w:id="3092" w:author="jake moses" w:date="2020-12-08T16:36:00Z"/>
          <w:rFonts w:ascii="Times New Roman" w:hAnsi="Times New Roman" w:cs="Times New Roman"/>
          <w:rPrChange w:id="3093" w:author="jake moses" w:date="2020-12-08T16:38:00Z">
            <w:rPr>
              <w:ins w:id="3094" w:author="jake moses" w:date="2020-12-08T16:36:00Z"/>
              <w:rFonts w:ascii="Courier New" w:hAnsi="Courier New" w:cs="Courier New"/>
            </w:rPr>
          </w:rPrChange>
        </w:rPr>
      </w:pPr>
    </w:p>
    <w:p w14:paraId="105215F4" w14:textId="77777777" w:rsidR="00D00036" w:rsidRPr="00E17A95" w:rsidRDefault="00D00036" w:rsidP="003674A9">
      <w:pPr>
        <w:pStyle w:val="PlainText"/>
        <w:rPr>
          <w:ins w:id="3095" w:author="jake moses" w:date="2020-12-08T16:36:00Z"/>
          <w:rFonts w:ascii="Times New Roman" w:hAnsi="Times New Roman" w:cs="Times New Roman"/>
          <w:rPrChange w:id="3096" w:author="jake moses" w:date="2020-12-08T16:38:00Z">
            <w:rPr>
              <w:ins w:id="3097" w:author="jake moses" w:date="2020-12-08T16:36:00Z"/>
              <w:rFonts w:ascii="Courier New" w:hAnsi="Courier New" w:cs="Courier New"/>
            </w:rPr>
          </w:rPrChange>
        </w:rPr>
      </w:pPr>
      <w:ins w:id="3098" w:author="jake moses" w:date="2020-12-08T16:36:00Z">
        <w:r w:rsidRPr="00E17A95">
          <w:rPr>
            <w:rFonts w:ascii="Times New Roman" w:hAnsi="Times New Roman" w:cs="Times New Roman"/>
            <w:rPrChange w:id="3099" w:author="jake moses" w:date="2020-12-08T16:38:00Z">
              <w:rPr>
                <w:rFonts w:ascii="Courier New" w:hAnsi="Courier New" w:cs="Courier New"/>
              </w:rPr>
            </w:rPrChange>
          </w:rPr>
          <w:t>#define SENSOR_BIT                      BIT1</w:t>
        </w:r>
      </w:ins>
    </w:p>
    <w:p w14:paraId="3820F441" w14:textId="77777777" w:rsidR="00D00036" w:rsidRPr="00E17A95" w:rsidRDefault="00D00036" w:rsidP="003674A9">
      <w:pPr>
        <w:pStyle w:val="PlainText"/>
        <w:rPr>
          <w:ins w:id="3100" w:author="jake moses" w:date="2020-12-08T16:36:00Z"/>
          <w:rFonts w:ascii="Times New Roman" w:hAnsi="Times New Roman" w:cs="Times New Roman"/>
          <w:rPrChange w:id="3101" w:author="jake moses" w:date="2020-12-08T16:38:00Z">
            <w:rPr>
              <w:ins w:id="3102" w:author="jake moses" w:date="2020-12-08T16:36:00Z"/>
              <w:rFonts w:ascii="Courier New" w:hAnsi="Courier New" w:cs="Courier New"/>
            </w:rPr>
          </w:rPrChange>
        </w:rPr>
      </w:pPr>
      <w:ins w:id="3103" w:author="jake moses" w:date="2020-12-08T16:36:00Z">
        <w:r w:rsidRPr="00E17A95">
          <w:rPr>
            <w:rFonts w:ascii="Times New Roman" w:hAnsi="Times New Roman" w:cs="Times New Roman"/>
            <w:rPrChange w:id="3104" w:author="jake moses" w:date="2020-12-08T16:38:00Z">
              <w:rPr>
                <w:rFonts w:ascii="Courier New" w:hAnsi="Courier New" w:cs="Courier New"/>
              </w:rPr>
            </w:rPrChange>
          </w:rPr>
          <w:t>#define SENSOR_PORT                     P1IN</w:t>
        </w:r>
      </w:ins>
    </w:p>
    <w:p w14:paraId="63472772" w14:textId="77777777" w:rsidR="00D00036" w:rsidRPr="00E17A95" w:rsidRDefault="00D00036" w:rsidP="003674A9">
      <w:pPr>
        <w:pStyle w:val="PlainText"/>
        <w:rPr>
          <w:ins w:id="3105" w:author="jake moses" w:date="2020-12-08T16:36:00Z"/>
          <w:rFonts w:ascii="Times New Roman" w:hAnsi="Times New Roman" w:cs="Times New Roman"/>
          <w:rPrChange w:id="3106" w:author="jake moses" w:date="2020-12-08T16:38:00Z">
            <w:rPr>
              <w:ins w:id="3107" w:author="jake moses" w:date="2020-12-08T16:36:00Z"/>
              <w:rFonts w:ascii="Courier New" w:hAnsi="Courier New" w:cs="Courier New"/>
            </w:rPr>
          </w:rPrChange>
        </w:rPr>
      </w:pPr>
      <w:ins w:id="3108" w:author="jake moses" w:date="2020-12-08T16:36:00Z">
        <w:r w:rsidRPr="00E17A95">
          <w:rPr>
            <w:rFonts w:ascii="Times New Roman" w:hAnsi="Times New Roman" w:cs="Times New Roman"/>
            <w:rPrChange w:id="3109" w:author="jake moses" w:date="2020-12-08T16:38:00Z">
              <w:rPr>
                <w:rFonts w:ascii="Courier New" w:hAnsi="Courier New" w:cs="Courier New"/>
              </w:rPr>
            </w:rPrChange>
          </w:rPr>
          <w:t>#define SENSOR_DDR                      P1DIR</w:t>
        </w:r>
      </w:ins>
    </w:p>
    <w:p w14:paraId="3BC12558" w14:textId="77777777" w:rsidR="00D00036" w:rsidRPr="00E17A95" w:rsidRDefault="00D00036" w:rsidP="003674A9">
      <w:pPr>
        <w:pStyle w:val="PlainText"/>
        <w:rPr>
          <w:ins w:id="3110" w:author="jake moses" w:date="2020-12-08T16:36:00Z"/>
          <w:rFonts w:ascii="Times New Roman" w:hAnsi="Times New Roman" w:cs="Times New Roman"/>
          <w:rPrChange w:id="3111" w:author="jake moses" w:date="2020-12-08T16:38:00Z">
            <w:rPr>
              <w:ins w:id="3112" w:author="jake moses" w:date="2020-12-08T16:36:00Z"/>
              <w:rFonts w:ascii="Courier New" w:hAnsi="Courier New" w:cs="Courier New"/>
            </w:rPr>
          </w:rPrChange>
        </w:rPr>
      </w:pPr>
      <w:ins w:id="3113" w:author="jake moses" w:date="2020-12-08T16:36:00Z">
        <w:r w:rsidRPr="00E17A95">
          <w:rPr>
            <w:rFonts w:ascii="Times New Roman" w:hAnsi="Times New Roman" w:cs="Times New Roman"/>
            <w:rPrChange w:id="3114" w:author="jake moses" w:date="2020-12-08T16:38:00Z">
              <w:rPr>
                <w:rFonts w:ascii="Courier New" w:hAnsi="Courier New" w:cs="Courier New"/>
              </w:rPr>
            </w:rPrChange>
          </w:rPr>
          <w:t>#define SET_SENSOR_AS_AN_INPUT         SENSOR_DDR &amp;= ~SENSOR_BIT</w:t>
        </w:r>
      </w:ins>
    </w:p>
    <w:p w14:paraId="7BC26E24" w14:textId="77777777" w:rsidR="00D00036" w:rsidRPr="00E17A95" w:rsidRDefault="00D00036" w:rsidP="003674A9">
      <w:pPr>
        <w:pStyle w:val="PlainText"/>
        <w:rPr>
          <w:ins w:id="3115" w:author="jake moses" w:date="2020-12-08T16:36:00Z"/>
          <w:rFonts w:ascii="Times New Roman" w:hAnsi="Times New Roman" w:cs="Times New Roman"/>
          <w:rPrChange w:id="3116" w:author="jake moses" w:date="2020-12-08T16:38:00Z">
            <w:rPr>
              <w:ins w:id="3117" w:author="jake moses" w:date="2020-12-08T16:36:00Z"/>
              <w:rFonts w:ascii="Courier New" w:hAnsi="Courier New" w:cs="Courier New"/>
            </w:rPr>
          </w:rPrChange>
        </w:rPr>
      </w:pPr>
    </w:p>
    <w:p w14:paraId="6D085EBA" w14:textId="77777777" w:rsidR="00D00036" w:rsidRPr="00E17A95" w:rsidRDefault="00D00036" w:rsidP="003674A9">
      <w:pPr>
        <w:pStyle w:val="PlainText"/>
        <w:rPr>
          <w:ins w:id="3118" w:author="jake moses" w:date="2020-12-08T16:36:00Z"/>
          <w:rFonts w:ascii="Times New Roman" w:hAnsi="Times New Roman" w:cs="Times New Roman"/>
          <w:rPrChange w:id="3119" w:author="jake moses" w:date="2020-12-08T16:38:00Z">
            <w:rPr>
              <w:ins w:id="3120" w:author="jake moses" w:date="2020-12-08T16:36:00Z"/>
              <w:rFonts w:ascii="Courier New" w:hAnsi="Courier New" w:cs="Courier New"/>
            </w:rPr>
          </w:rPrChange>
        </w:rPr>
      </w:pPr>
      <w:ins w:id="3121" w:author="jake moses" w:date="2020-12-08T16:36:00Z">
        <w:r w:rsidRPr="00E17A95">
          <w:rPr>
            <w:rFonts w:ascii="Times New Roman" w:hAnsi="Times New Roman" w:cs="Times New Roman"/>
            <w:rPrChange w:id="3122" w:author="jake moses" w:date="2020-12-08T16:38:00Z">
              <w:rPr>
                <w:rFonts w:ascii="Courier New" w:hAnsi="Courier New" w:cs="Courier New"/>
              </w:rPr>
            </w:rPrChange>
          </w:rPr>
          <w:t>#endif</w:t>
        </w:r>
      </w:ins>
    </w:p>
    <w:p w14:paraId="7526E4F3" w14:textId="77777777" w:rsidR="00D00036" w:rsidRPr="00E17A95" w:rsidRDefault="00D00036" w:rsidP="003674A9">
      <w:pPr>
        <w:pStyle w:val="PlainText"/>
        <w:rPr>
          <w:ins w:id="3123" w:author="jake moses" w:date="2020-12-08T16:36:00Z"/>
          <w:rFonts w:ascii="Times New Roman" w:hAnsi="Times New Roman" w:cs="Times New Roman"/>
          <w:rPrChange w:id="3124" w:author="jake moses" w:date="2020-12-08T16:38:00Z">
            <w:rPr>
              <w:ins w:id="3125" w:author="jake moses" w:date="2020-12-08T16:36:00Z"/>
              <w:rFonts w:ascii="Courier New" w:hAnsi="Courier New" w:cs="Courier New"/>
            </w:rPr>
          </w:rPrChange>
        </w:rPr>
      </w:pPr>
    </w:p>
    <w:p w14:paraId="46ED6910" w14:textId="77777777" w:rsidR="00D00036" w:rsidRPr="00E17A95" w:rsidRDefault="00D00036" w:rsidP="00D71B01">
      <w:pPr>
        <w:pStyle w:val="PlainText"/>
        <w:rPr>
          <w:ins w:id="3126" w:author="jake moses" w:date="2020-12-08T16:35:00Z"/>
          <w:rFonts w:ascii="Times New Roman" w:hAnsi="Times New Roman" w:cs="Times New Roman"/>
          <w:b/>
          <w:bCs/>
          <w:rPrChange w:id="3127" w:author="jake moses" w:date="2020-12-08T16:38:00Z">
            <w:rPr>
              <w:ins w:id="3128" w:author="jake moses" w:date="2020-12-08T16:35:00Z"/>
              <w:rFonts w:ascii="Courier New" w:hAnsi="Courier New" w:cs="Courier New"/>
            </w:rPr>
          </w:rPrChange>
        </w:rPr>
      </w:pPr>
    </w:p>
    <w:p w14:paraId="6BD8739B" w14:textId="77777777" w:rsidR="00D00036" w:rsidRPr="00E17A95" w:rsidRDefault="00D00036"/>
    <w:p w14:paraId="548D06E1" w14:textId="77777777" w:rsidR="00294D87" w:rsidRPr="00E17A95" w:rsidRDefault="00EF02DB">
      <w:pPr>
        <w:rPr>
          <w:u w:val="single"/>
          <w:rPrChange w:id="3129" w:author="jake moses" w:date="2020-12-08T16:38:00Z">
            <w:rPr>
              <w:u w:val="single"/>
            </w:rPr>
          </w:rPrChange>
        </w:rPr>
      </w:pPr>
      <w:r w:rsidRPr="00E17A95">
        <w:rPr>
          <w:u w:val="single"/>
          <w:rPrChange w:id="3130" w:author="jake moses" w:date="2020-12-08T16:38:00Z">
            <w:rPr>
              <w:u w:val="single"/>
            </w:rPr>
          </w:rPrChange>
        </w:rPr>
        <w:t>Delivered in a Word .docx format with track changes turned on</w:t>
      </w:r>
    </w:p>
    <w:p w14:paraId="414DD35C" w14:textId="77777777" w:rsidR="00294D87" w:rsidRPr="00E17A95" w:rsidRDefault="00294D87">
      <w:pPr>
        <w:rPr>
          <w:rPrChange w:id="3131" w:author="jake moses" w:date="2020-12-08T16:38:00Z">
            <w:rPr/>
          </w:rPrChange>
        </w:rPr>
      </w:pPr>
    </w:p>
    <w:sectPr w:rsidR="00294D87" w:rsidRPr="00E17A95">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BFD85" w14:textId="77777777" w:rsidR="00C9580F" w:rsidRDefault="00C9580F">
      <w:pPr>
        <w:spacing w:after="0" w:line="240" w:lineRule="auto"/>
      </w:pPr>
      <w:r>
        <w:separator/>
      </w:r>
    </w:p>
  </w:endnote>
  <w:endnote w:type="continuationSeparator" w:id="0">
    <w:p w14:paraId="24F27236" w14:textId="77777777" w:rsidR="00C9580F" w:rsidRDefault="00C95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C1B80" w14:textId="77777777" w:rsidR="00EF02DB" w:rsidRDefault="00EF02DB">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Pr>
        <w:b/>
        <w:noProof/>
        <w:color w:val="000000"/>
      </w:rPr>
      <w:t>2</w:t>
    </w:r>
    <w:r>
      <w:rPr>
        <w:b/>
        <w:color w:val="000000"/>
      </w:rPr>
      <w:fldChar w:fldCharType="end"/>
    </w:r>
  </w:p>
  <w:p w14:paraId="4A97D8D6" w14:textId="77777777" w:rsidR="00EF02DB" w:rsidRDefault="00EF02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7A802" w14:textId="77777777" w:rsidR="00C9580F" w:rsidRDefault="00C9580F">
      <w:pPr>
        <w:spacing w:after="0" w:line="240" w:lineRule="auto"/>
      </w:pPr>
      <w:r>
        <w:separator/>
      </w:r>
    </w:p>
  </w:footnote>
  <w:footnote w:type="continuationSeparator" w:id="0">
    <w:p w14:paraId="5142F8D5" w14:textId="77777777" w:rsidR="00C9580F" w:rsidRDefault="00C95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7C53"/>
    <w:multiLevelType w:val="multilevel"/>
    <w:tmpl w:val="C2C23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816C7"/>
    <w:multiLevelType w:val="multilevel"/>
    <w:tmpl w:val="EF88E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E05BD2"/>
    <w:multiLevelType w:val="multilevel"/>
    <w:tmpl w:val="8E76C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4D1CE7"/>
    <w:multiLevelType w:val="hybridMultilevel"/>
    <w:tmpl w:val="8104DBEC"/>
    <w:lvl w:ilvl="0" w:tplc="27E28DC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ke moses">
    <w15:presenceInfo w15:providerId="Windows Live" w15:userId="eda10127f2425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87"/>
    <w:rsid w:val="001756DD"/>
    <w:rsid w:val="00294D87"/>
    <w:rsid w:val="0032400F"/>
    <w:rsid w:val="0035539D"/>
    <w:rsid w:val="003B7099"/>
    <w:rsid w:val="00461BEE"/>
    <w:rsid w:val="00504EF0"/>
    <w:rsid w:val="00571561"/>
    <w:rsid w:val="005C77B9"/>
    <w:rsid w:val="005F755D"/>
    <w:rsid w:val="006453D2"/>
    <w:rsid w:val="0079268D"/>
    <w:rsid w:val="00824908"/>
    <w:rsid w:val="00872E4C"/>
    <w:rsid w:val="008966A4"/>
    <w:rsid w:val="008D3515"/>
    <w:rsid w:val="008E1339"/>
    <w:rsid w:val="00A479D4"/>
    <w:rsid w:val="00B201C6"/>
    <w:rsid w:val="00B95474"/>
    <w:rsid w:val="00C9580F"/>
    <w:rsid w:val="00CE0F8A"/>
    <w:rsid w:val="00D00036"/>
    <w:rsid w:val="00D711D1"/>
    <w:rsid w:val="00D951FF"/>
    <w:rsid w:val="00D95B1A"/>
    <w:rsid w:val="00E17A95"/>
    <w:rsid w:val="00E3042A"/>
    <w:rsid w:val="00EF02DB"/>
    <w:rsid w:val="00F50539"/>
    <w:rsid w:val="00F519E6"/>
    <w:rsid w:val="00F52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F11A"/>
  <w15:docId w15:val="{9F33EA27-1147-8A4D-9FA1-54E03B78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libri" w:eastAsia="Calibri" w:hAnsi="Calibri" w:cs="Calibri"/>
      <w:b/>
      <w:color w:val="2E75B5"/>
      <w:sz w:val="28"/>
      <w:szCs w:val="28"/>
    </w:rPr>
  </w:style>
  <w:style w:type="paragraph" w:styleId="Heading2">
    <w:name w:val="heading 2"/>
    <w:basedOn w:val="Normal"/>
    <w:next w:val="Normal"/>
    <w:uiPriority w:val="9"/>
    <w:unhideWhenUsed/>
    <w:qFormat/>
    <w:pPr>
      <w:keepNext/>
      <w:keepLines/>
      <w:spacing w:before="200" w:after="0"/>
      <w:outlineLvl w:val="1"/>
    </w:pPr>
    <w:rPr>
      <w:b/>
      <w:sz w:val="28"/>
      <w:szCs w:val="28"/>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pBdr>
      <w:spacing w:after="300" w:line="240" w:lineRule="auto"/>
    </w:pPr>
    <w:rPr>
      <w:b/>
      <w:color w:val="323E4F"/>
      <w:sz w:val="52"/>
      <w:szCs w:val="52"/>
    </w:rPr>
  </w:style>
  <w:style w:type="paragraph" w:styleId="Subtitle">
    <w:name w:val="Subtitle"/>
    <w:basedOn w:val="Normal"/>
    <w:next w:val="Normal"/>
    <w:uiPriority w:val="11"/>
    <w:qFormat/>
    <w:rPr>
      <w:rFonts w:ascii="Calibri" w:eastAsia="Calibri" w:hAnsi="Calibri" w:cs="Calibri"/>
      <w:i/>
      <w:color w:val="5B9BD5"/>
    </w:rPr>
  </w:style>
  <w:style w:type="paragraph" w:styleId="NormalWeb">
    <w:name w:val="Normal (Web)"/>
    <w:basedOn w:val="Normal"/>
    <w:uiPriority w:val="99"/>
    <w:semiHidden/>
    <w:unhideWhenUsed/>
    <w:rsid w:val="005C77B9"/>
    <w:pPr>
      <w:spacing w:before="100" w:beforeAutospacing="1" w:after="100" w:afterAutospacing="1" w:line="240" w:lineRule="auto"/>
    </w:pPr>
  </w:style>
  <w:style w:type="character" w:customStyle="1" w:styleId="apple-tab-span">
    <w:name w:val="apple-tab-span"/>
    <w:basedOn w:val="DefaultParagraphFont"/>
    <w:rsid w:val="005C77B9"/>
  </w:style>
  <w:style w:type="paragraph" w:styleId="Caption">
    <w:name w:val="caption"/>
    <w:basedOn w:val="Normal"/>
    <w:next w:val="Normal"/>
    <w:uiPriority w:val="35"/>
    <w:unhideWhenUsed/>
    <w:qFormat/>
    <w:rsid w:val="00D951FF"/>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D951FF"/>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D951FF"/>
    <w:pPr>
      <w:spacing w:after="0"/>
      <w:ind w:left="480"/>
    </w:pPr>
    <w:rPr>
      <w:rFonts w:asciiTheme="minorHAnsi" w:hAnsiTheme="minorHAnsi"/>
      <w:sz w:val="20"/>
      <w:szCs w:val="20"/>
    </w:rPr>
  </w:style>
  <w:style w:type="character" w:styleId="Hyperlink">
    <w:name w:val="Hyperlink"/>
    <w:basedOn w:val="DefaultParagraphFont"/>
    <w:uiPriority w:val="99"/>
    <w:unhideWhenUsed/>
    <w:rsid w:val="00D951FF"/>
    <w:rPr>
      <w:color w:val="0000FF" w:themeColor="hyperlink"/>
      <w:u w:val="single"/>
    </w:rPr>
  </w:style>
  <w:style w:type="paragraph" w:styleId="TableofFigures">
    <w:name w:val="table of figures"/>
    <w:basedOn w:val="Normal"/>
    <w:next w:val="Normal"/>
    <w:uiPriority w:val="99"/>
    <w:unhideWhenUsed/>
    <w:rsid w:val="00D951FF"/>
    <w:pPr>
      <w:spacing w:after="0"/>
    </w:pPr>
  </w:style>
  <w:style w:type="paragraph" w:styleId="TOCHeading">
    <w:name w:val="TOC Heading"/>
    <w:basedOn w:val="Heading1"/>
    <w:next w:val="Normal"/>
    <w:uiPriority w:val="39"/>
    <w:unhideWhenUsed/>
    <w:qFormat/>
    <w:rsid w:val="008D3515"/>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8D3515"/>
    <w:pPr>
      <w:spacing w:before="120" w:after="0"/>
    </w:pPr>
    <w:rPr>
      <w:rFonts w:asciiTheme="minorHAnsi" w:hAnsiTheme="minorHAnsi"/>
      <w:b/>
      <w:bCs/>
      <w:i/>
      <w:iCs/>
    </w:rPr>
  </w:style>
  <w:style w:type="paragraph" w:styleId="TOC4">
    <w:name w:val="toc 4"/>
    <w:basedOn w:val="Normal"/>
    <w:next w:val="Normal"/>
    <w:autoRedefine/>
    <w:uiPriority w:val="39"/>
    <w:semiHidden/>
    <w:unhideWhenUsed/>
    <w:rsid w:val="008D3515"/>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D3515"/>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D3515"/>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D3515"/>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D3515"/>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D3515"/>
    <w:pPr>
      <w:spacing w:after="0"/>
      <w:ind w:left="1920"/>
    </w:pPr>
    <w:rPr>
      <w:rFonts w:asciiTheme="minorHAnsi" w:hAnsiTheme="minorHAnsi"/>
      <w:sz w:val="20"/>
      <w:szCs w:val="20"/>
    </w:rPr>
  </w:style>
  <w:style w:type="paragraph" w:styleId="Header">
    <w:name w:val="header"/>
    <w:basedOn w:val="Normal"/>
    <w:link w:val="HeaderChar"/>
    <w:uiPriority w:val="99"/>
    <w:unhideWhenUsed/>
    <w:rsid w:val="0057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561"/>
  </w:style>
  <w:style w:type="paragraph" w:styleId="Footer">
    <w:name w:val="footer"/>
    <w:basedOn w:val="Normal"/>
    <w:link w:val="FooterChar"/>
    <w:uiPriority w:val="99"/>
    <w:unhideWhenUsed/>
    <w:rsid w:val="0057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561"/>
  </w:style>
  <w:style w:type="paragraph" w:styleId="BalloonText">
    <w:name w:val="Balloon Text"/>
    <w:basedOn w:val="Normal"/>
    <w:link w:val="BalloonTextChar"/>
    <w:uiPriority w:val="99"/>
    <w:semiHidden/>
    <w:unhideWhenUsed/>
    <w:rsid w:val="005F755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F755D"/>
    <w:rPr>
      <w:sz w:val="18"/>
      <w:szCs w:val="18"/>
    </w:rPr>
  </w:style>
  <w:style w:type="paragraph" w:styleId="ListParagraph">
    <w:name w:val="List Paragraph"/>
    <w:basedOn w:val="Normal"/>
    <w:uiPriority w:val="34"/>
    <w:qFormat/>
    <w:rsid w:val="00EF02DB"/>
    <w:pPr>
      <w:ind w:left="720"/>
      <w:contextualSpacing/>
    </w:pPr>
  </w:style>
  <w:style w:type="character" w:customStyle="1" w:styleId="Heading1Char">
    <w:name w:val="Heading 1 Char"/>
    <w:basedOn w:val="DefaultParagraphFont"/>
    <w:link w:val="Heading1"/>
    <w:uiPriority w:val="9"/>
    <w:rsid w:val="00F52757"/>
    <w:rPr>
      <w:rFonts w:ascii="Calibri" w:eastAsia="Calibri" w:hAnsi="Calibri" w:cs="Calibri"/>
      <w:b/>
      <w:color w:val="2E75B5"/>
      <w:sz w:val="28"/>
      <w:szCs w:val="28"/>
    </w:rPr>
  </w:style>
  <w:style w:type="paragraph" w:styleId="PlainText">
    <w:name w:val="Plain Text"/>
    <w:basedOn w:val="Normal"/>
    <w:link w:val="PlainTextChar"/>
    <w:uiPriority w:val="99"/>
    <w:unhideWhenUsed/>
    <w:rsid w:val="003B7099"/>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3B7099"/>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79325">
      <w:bodyDiv w:val="1"/>
      <w:marLeft w:val="0"/>
      <w:marRight w:val="0"/>
      <w:marTop w:val="0"/>
      <w:marBottom w:val="0"/>
      <w:divBdr>
        <w:top w:val="none" w:sz="0" w:space="0" w:color="auto"/>
        <w:left w:val="none" w:sz="0" w:space="0" w:color="auto"/>
        <w:bottom w:val="none" w:sz="0" w:space="0" w:color="auto"/>
        <w:right w:val="none" w:sz="0" w:space="0" w:color="auto"/>
      </w:divBdr>
    </w:div>
    <w:div w:id="395323881">
      <w:bodyDiv w:val="1"/>
      <w:marLeft w:val="0"/>
      <w:marRight w:val="0"/>
      <w:marTop w:val="0"/>
      <w:marBottom w:val="0"/>
      <w:divBdr>
        <w:top w:val="none" w:sz="0" w:space="0" w:color="auto"/>
        <w:left w:val="none" w:sz="0" w:space="0" w:color="auto"/>
        <w:bottom w:val="none" w:sz="0" w:space="0" w:color="auto"/>
        <w:right w:val="none" w:sz="0" w:space="0" w:color="auto"/>
      </w:divBdr>
    </w:div>
    <w:div w:id="684597136">
      <w:bodyDiv w:val="1"/>
      <w:marLeft w:val="0"/>
      <w:marRight w:val="0"/>
      <w:marTop w:val="0"/>
      <w:marBottom w:val="0"/>
      <w:divBdr>
        <w:top w:val="none" w:sz="0" w:space="0" w:color="auto"/>
        <w:left w:val="none" w:sz="0" w:space="0" w:color="auto"/>
        <w:bottom w:val="none" w:sz="0" w:space="0" w:color="auto"/>
        <w:right w:val="none" w:sz="0" w:space="0" w:color="auto"/>
      </w:divBdr>
    </w:div>
    <w:div w:id="1048605272">
      <w:bodyDiv w:val="1"/>
      <w:marLeft w:val="0"/>
      <w:marRight w:val="0"/>
      <w:marTop w:val="0"/>
      <w:marBottom w:val="0"/>
      <w:divBdr>
        <w:top w:val="none" w:sz="0" w:space="0" w:color="auto"/>
        <w:left w:val="none" w:sz="0" w:space="0" w:color="auto"/>
        <w:bottom w:val="none" w:sz="0" w:space="0" w:color="auto"/>
        <w:right w:val="none" w:sz="0" w:space="0" w:color="auto"/>
      </w:divBdr>
    </w:div>
    <w:div w:id="1100566593">
      <w:bodyDiv w:val="1"/>
      <w:marLeft w:val="0"/>
      <w:marRight w:val="0"/>
      <w:marTop w:val="0"/>
      <w:marBottom w:val="0"/>
      <w:divBdr>
        <w:top w:val="none" w:sz="0" w:space="0" w:color="auto"/>
        <w:left w:val="none" w:sz="0" w:space="0" w:color="auto"/>
        <w:bottom w:val="none" w:sz="0" w:space="0" w:color="auto"/>
        <w:right w:val="none" w:sz="0" w:space="0" w:color="auto"/>
      </w:divBdr>
    </w:div>
    <w:div w:id="1152406151">
      <w:bodyDiv w:val="1"/>
      <w:marLeft w:val="0"/>
      <w:marRight w:val="0"/>
      <w:marTop w:val="0"/>
      <w:marBottom w:val="0"/>
      <w:divBdr>
        <w:top w:val="none" w:sz="0" w:space="0" w:color="auto"/>
        <w:left w:val="none" w:sz="0" w:space="0" w:color="auto"/>
        <w:bottom w:val="none" w:sz="0" w:space="0" w:color="auto"/>
        <w:right w:val="none" w:sz="0" w:space="0" w:color="auto"/>
      </w:divBdr>
    </w:div>
    <w:div w:id="1685084066">
      <w:bodyDiv w:val="1"/>
      <w:marLeft w:val="0"/>
      <w:marRight w:val="0"/>
      <w:marTop w:val="0"/>
      <w:marBottom w:val="0"/>
      <w:divBdr>
        <w:top w:val="none" w:sz="0" w:space="0" w:color="auto"/>
        <w:left w:val="none" w:sz="0" w:space="0" w:color="auto"/>
        <w:bottom w:val="none" w:sz="0" w:space="0" w:color="auto"/>
        <w:right w:val="none" w:sz="0" w:space="0" w:color="auto"/>
      </w:divBdr>
    </w:div>
    <w:div w:id="1972972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699C71-6B27-1F4A-9C6F-461884F2E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23</Pages>
  <Words>5808</Words>
  <Characters>33106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moses</cp:lastModifiedBy>
  <cp:revision>19</cp:revision>
  <dcterms:created xsi:type="dcterms:W3CDTF">2020-12-06T23:32:00Z</dcterms:created>
  <dcterms:modified xsi:type="dcterms:W3CDTF">2020-12-08T21:41:00Z</dcterms:modified>
</cp:coreProperties>
</file>